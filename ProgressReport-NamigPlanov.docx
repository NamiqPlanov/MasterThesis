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CE070" w14:textId="19D5026C" w:rsidR="00A465C3" w:rsidRPr="00A465C3" w:rsidRDefault="00A465C3" w:rsidP="00A465C3">
      <w:pPr>
        <w:spacing w:after="0"/>
        <w:jc w:val="center"/>
        <w:rPr>
          <w:b/>
          <w:bCs/>
          <w:sz w:val="32"/>
        </w:rPr>
      </w:pPr>
      <w:r w:rsidRPr="00A465C3">
        <w:rPr>
          <w:b/>
          <w:bCs/>
          <w:sz w:val="32"/>
        </w:rPr>
        <w:t xml:space="preserve">Progress Report </w:t>
      </w:r>
      <w:r>
        <w:rPr>
          <w:b/>
          <w:bCs/>
          <w:sz w:val="32"/>
        </w:rPr>
        <w:t>2</w:t>
      </w:r>
    </w:p>
    <w:p w14:paraId="47136882" w14:textId="3188CC28" w:rsidR="00733100" w:rsidRDefault="00000000">
      <w:pPr>
        <w:spacing w:after="0"/>
        <w:jc w:val="center"/>
      </w:pPr>
      <w:r>
        <w:rPr>
          <w:b/>
          <w:sz w:val="32"/>
        </w:rPr>
        <w:t>Explainable AI for Fraud Detection in Financial Transactions</w:t>
      </w:r>
    </w:p>
    <w:p w14:paraId="4E9D0B75" w14:textId="77777777" w:rsidR="00733100" w:rsidRDefault="00000000">
      <w:pPr>
        <w:spacing w:after="0"/>
        <w:jc w:val="center"/>
      </w:pPr>
      <w:r>
        <w:rPr>
          <w:b/>
        </w:rPr>
        <w:t>Namig Planov</w:t>
      </w:r>
    </w:p>
    <w:p w14:paraId="79CD653C" w14:textId="77777777" w:rsidR="00733100" w:rsidRDefault="00000000">
      <w:pPr>
        <w:spacing w:after="0"/>
        <w:jc w:val="center"/>
      </w:pPr>
      <w:r>
        <w:rPr>
          <w:b/>
        </w:rPr>
        <w:t>School of IT and Engineering</w:t>
      </w:r>
    </w:p>
    <w:p w14:paraId="57B1B7EA" w14:textId="77777777" w:rsidR="00733100" w:rsidRDefault="00000000">
      <w:pPr>
        <w:spacing w:after="0"/>
        <w:jc w:val="center"/>
      </w:pPr>
      <w:r>
        <w:rPr>
          <w:b/>
        </w:rPr>
        <w:t>ADA University</w:t>
      </w:r>
    </w:p>
    <w:p w14:paraId="57E9756E" w14:textId="77777777" w:rsidR="00733100" w:rsidRDefault="00000000">
      <w:pPr>
        <w:spacing w:after="0"/>
        <w:jc w:val="center"/>
      </w:pPr>
      <w:r>
        <w:rPr>
          <w:b/>
        </w:rPr>
        <w:t>Baku, Azerbaijan</w:t>
      </w:r>
    </w:p>
    <w:p w14:paraId="324AEC9B" w14:textId="77777777" w:rsidR="00733100" w:rsidRDefault="00000000">
      <w:pPr>
        <w:spacing w:after="0"/>
        <w:jc w:val="center"/>
      </w:pPr>
      <w:r>
        <w:rPr>
          <w:b/>
        </w:rPr>
        <w:t>nplanov24625@ada.edu.az</w:t>
      </w:r>
    </w:p>
    <w:p w14:paraId="3129EB04" w14:textId="77777777" w:rsidR="00733100" w:rsidRDefault="00000000" w:rsidP="004F4967">
      <w:pPr>
        <w:pStyle w:val="Heading1"/>
        <w:jc w:val="center"/>
        <w:pPrChange w:id="0" w:author="Namig Planov" w:date="2026-10-04T02:48:00Z" w16du:dateUtc="2026-10-04T06:48:00Z">
          <w:pPr>
            <w:pStyle w:val="Heading1"/>
          </w:pPr>
        </w:pPrChange>
      </w:pPr>
      <w:r>
        <w:t>1. Introduction to the Literature Review</w:t>
      </w:r>
    </w:p>
    <w:p w14:paraId="3029C09C" w14:textId="77777777" w:rsidR="00733100" w:rsidRDefault="00000000">
      <w:pPr>
        <w:pStyle w:val="Heading2"/>
      </w:pPr>
      <w:r>
        <w:t>1.1 Purpose and scope</w:t>
      </w:r>
    </w:p>
    <w:p w14:paraId="774EDC26" w14:textId="77777777" w:rsidR="00D23C1F" w:rsidRPr="00D23C1F" w:rsidRDefault="00D23C1F" w:rsidP="00D23C1F">
      <w:pPr>
        <w:pStyle w:val="Heading2"/>
        <w:rPr>
          <w:rFonts w:eastAsiaTheme="minorHAnsi"/>
          <w:color w:val="auto"/>
          <w:sz w:val="24"/>
          <w:szCs w:val="24"/>
        </w:rPr>
      </w:pPr>
      <w:r w:rsidRPr="00D23C1F">
        <w:rPr>
          <w:rFonts w:eastAsiaTheme="minorHAnsi"/>
          <w:color w:val="auto"/>
          <w:sz w:val="24"/>
          <w:szCs w:val="24"/>
        </w:rPr>
        <w:t>Although machine learning is the engine behind fraud detection in nearly all payment networks, the models that work best (gradient-boosted ensembles and deep neural networks) are opaque. They impact directly in a variety of ways — a transaction that was refused, an account that was frozen, a customer reported to a financial intelligence unit. Both regulators and institutions, therefore, require understandable decisions, and explainable artificial intelligence (XAI) is the prevailing answer.</w:t>
      </w:r>
    </w:p>
    <w:p w14:paraId="27609551" w14:textId="77777777" w:rsidR="00D23C1F" w:rsidRPr="00D23C1F" w:rsidRDefault="00D23C1F" w:rsidP="00D23C1F">
      <w:pPr>
        <w:pStyle w:val="Heading2"/>
        <w:rPr>
          <w:rFonts w:eastAsiaTheme="minorHAnsi"/>
          <w:color w:val="auto"/>
          <w:sz w:val="24"/>
          <w:szCs w:val="24"/>
        </w:rPr>
      </w:pPr>
      <w:r w:rsidRPr="00D23C1F">
        <w:rPr>
          <w:rFonts w:eastAsiaTheme="minorHAnsi"/>
          <w:color w:val="auto"/>
          <w:sz w:val="24"/>
          <w:szCs w:val="24"/>
        </w:rPr>
        <w:t>The aim of this review is to define what can be actually proven to be true and which are just assumed when using XAI for transactional fraud detection. The scope is intentionally limited: supervised machine learning for transaction-level fraud (card-not-present fraud, fraudulent bank transfers, and other forms of payment fraud), and the methods used to explain the models afterwards. The typologies involved in credit-scoring and insurance fraud and anti-money-laundering (AML) are only utilized when they find something that is applicable to that context.</w:t>
      </w:r>
    </w:p>
    <w:p w14:paraId="20AE9FD9" w14:textId="3F4D137A" w:rsidR="00733100" w:rsidRDefault="00D23C1F" w:rsidP="00D23C1F">
      <w:pPr>
        <w:pStyle w:val="Heading2"/>
      </w:pPr>
      <w:r w:rsidRPr="00D23C1F">
        <w:rPr>
          <w:rFonts w:eastAsiaTheme="minorHAnsi"/>
          <w:color w:val="auto"/>
          <w:sz w:val="24"/>
          <w:szCs w:val="24"/>
        </w:rPr>
        <w:t>There are three concepts which are repeated and given specific definitions. Interpretability of a model as the property of direct inspection of model mechanism. Explainability is the creation of a post hoc explanation of a model that is not itself interpretable. The quality of the explanation is the fidelity and usefulness to the receiver, rather than the predictive accuracy of the model, and as this review will argue, is much less commonly measured and less commonly understood.</w:t>
      </w:r>
      <w:r>
        <w:t>1.2 Research questions</w:t>
      </w:r>
    </w:p>
    <w:p w14:paraId="66370A84" w14:textId="77777777" w:rsidR="00733100" w:rsidRDefault="00000000">
      <w:r>
        <w:t>The review is guided by four questions:</w:t>
      </w:r>
    </w:p>
    <w:p w14:paraId="689B5D1E" w14:textId="77777777" w:rsidR="00733100" w:rsidRDefault="00000000">
      <w:pPr>
        <w:pStyle w:val="ListParagraph"/>
        <w:spacing w:after="160"/>
      </w:pPr>
      <w:r>
        <w:rPr>
          <w:b/>
        </w:rPr>
        <w:lastRenderedPageBreak/>
        <w:t>RQ1.</w:t>
      </w:r>
      <w:r>
        <w:t xml:space="preserve"> Which XAI techniques dominate transactional fraud detection, and how methodologically similar are the studies applying them?</w:t>
      </w:r>
    </w:p>
    <w:p w14:paraId="2B5028B5" w14:textId="77777777" w:rsidR="00733100" w:rsidRDefault="00000000">
      <w:pPr>
        <w:pStyle w:val="ListParagraph"/>
        <w:spacing w:after="160"/>
      </w:pPr>
      <w:r>
        <w:rPr>
          <w:b/>
        </w:rPr>
        <w:t>RQ2.</w:t>
      </w:r>
      <w:r>
        <w:t xml:space="preserve"> How is explanation quality evaluated in this literature, and how often is it evaluated at all?</w:t>
      </w:r>
    </w:p>
    <w:p w14:paraId="3D36754E" w14:textId="77777777" w:rsidR="00733100" w:rsidRDefault="00000000">
      <w:pPr>
        <w:pStyle w:val="ListParagraph"/>
        <w:spacing w:after="160"/>
      </w:pPr>
      <w:r>
        <w:rPr>
          <w:b/>
        </w:rPr>
        <w:t>RQ3.</w:t>
      </w:r>
      <w:r>
        <w:t xml:space="preserve"> What is the interaction between class-imbalance handling — intrinsic to fraud data — and the fidelity of post-hoc explanations?</w:t>
      </w:r>
    </w:p>
    <w:p w14:paraId="6D3F0B19" w14:textId="77777777" w:rsidR="00733100" w:rsidRDefault="00000000">
      <w:pPr>
        <w:pStyle w:val="ListParagraph"/>
        <w:spacing w:after="160"/>
      </w:pPr>
      <w:r>
        <w:rPr>
          <w:b/>
        </w:rPr>
        <w:t>RQ4.</w:t>
      </w:r>
      <w:r>
        <w:t xml:space="preserve"> Which gaps in the existing evidence can realistically be addressed within a master's thesis?</w:t>
      </w:r>
    </w:p>
    <w:p w14:paraId="2699AF27" w14:textId="77777777" w:rsidR="00733100" w:rsidRDefault="00000000" w:rsidP="004F4967">
      <w:pPr>
        <w:pStyle w:val="Heading1"/>
        <w:jc w:val="center"/>
        <w:pPrChange w:id="1" w:author="Namig Planov" w:date="2026-10-04T02:48:00Z" w16du:dateUtc="2026-10-04T06:48:00Z">
          <w:pPr>
            <w:pStyle w:val="Heading1"/>
          </w:pPr>
        </w:pPrChange>
      </w:pPr>
      <w:r>
        <w:t>2. Search Strategy and Sources</w:t>
      </w:r>
    </w:p>
    <w:p w14:paraId="70E12263" w14:textId="77777777" w:rsidR="00733100" w:rsidRDefault="00000000">
      <w:pPr>
        <w:pStyle w:val="Heading2"/>
      </w:pPr>
      <w:r>
        <w:t>2.1 Search methodology</w:t>
      </w:r>
    </w:p>
    <w:p w14:paraId="07F12B27" w14:textId="1670C4EC" w:rsidR="00733100" w:rsidRDefault="00D23C1F">
      <w:r w:rsidRPr="00D23C1F">
        <w:t>The literature was collected from September to October 2026 from Scopus, IEEE Xplore, ACM Digital Library, SpringerLink, the ScienceDirect digital library, and Google Scholar, with the exception of very recent work which was found in arXiv. The base query was composed of a domain term and a method term</w:t>
      </w:r>
      <w:r>
        <w:t>:</w:t>
      </w:r>
    </w:p>
    <w:p w14:paraId="4A111BF5" w14:textId="77777777" w:rsidR="00733100" w:rsidRDefault="00000000">
      <w:pPr>
        <w:ind w:left="576"/>
      </w:pPr>
      <w:r>
        <w:rPr>
          <w:i/>
        </w:rPr>
        <w:t>("fraud detection" OR "financial fraud" OR "suspicious transaction") AND</w:t>
      </w:r>
    </w:p>
    <w:p w14:paraId="0D6A66F7" w14:textId="77777777" w:rsidR="00733100" w:rsidRDefault="00000000">
      <w:pPr>
        <w:ind w:left="576"/>
      </w:pPr>
      <w:r>
        <w:rPr>
          <w:i/>
        </w:rPr>
        <w:t>("explainable AI" OR XAI OR interpretab* OR SHAP OR LIME)</w:t>
      </w:r>
    </w:p>
    <w:p w14:paraId="1A3F3D5F" w14:textId="77777777" w:rsidR="00D23C1F" w:rsidRDefault="00D23C1F" w:rsidP="00D23C1F">
      <w:r>
        <w:t>Results were limited to 2016–2026, given that 2016 is the year the new post-hoc explanation literature began (LIME), and the practical start of the data. The two human-subject evaluation studies that were the foundation of Section 3.4 were discovered by backward and forward citation chaining of the most-cited items; neither of these studies can be found on the first page of results for the base query which indicates the peripheral nature of evaluation work in this field.</w:t>
      </w:r>
    </w:p>
    <w:p w14:paraId="0D659116" w14:textId="0722268E" w:rsidR="00733100" w:rsidRDefault="00D23C1F" w:rsidP="00D23C1F">
      <w:r>
        <w:t>An explanation was required and an empirical result was required for a study to be included. Only where the paper was foundational in the theoretical sense for XAI (e.g., the original papers on SHAP or LIME) were purely theoretical papers included. Studies that didn't have an explainability aspect, non-English publications and vendor white papers were excluded.</w:t>
      </w:r>
    </w:p>
    <w:p w14:paraId="0C7B9E16" w14:textId="77777777" w:rsidR="00733100" w:rsidRDefault="00000000">
      <w:pPr>
        <w:pStyle w:val="Heading2"/>
      </w:pPr>
      <w:r>
        <w:lastRenderedPageBreak/>
        <w:t>2.2 Sources and a note on source quality</w:t>
      </w:r>
    </w:p>
    <w:p w14:paraId="0665583F" w14:textId="77777777" w:rsidR="00D23C1F" w:rsidRDefault="00000000" w:rsidP="00D23C1F">
      <w:r>
        <w:t xml:space="preserve">The reviewed corpus is predominantly peer-reviewed: journal articles from </w:t>
      </w:r>
      <w:r>
        <w:rPr>
          <w:i/>
        </w:rPr>
        <w:t>Finance Research Letters</w:t>
      </w:r>
      <w:r>
        <w:t xml:space="preserve">, </w:t>
      </w:r>
      <w:r>
        <w:rPr>
          <w:i/>
        </w:rPr>
        <w:t>Computers</w:t>
      </w:r>
      <w:r>
        <w:t xml:space="preserve">, </w:t>
      </w:r>
      <w:r>
        <w:rPr>
          <w:i/>
        </w:rPr>
        <w:t>Knowledge and Information Systems</w:t>
      </w:r>
      <w:r>
        <w:t xml:space="preserve">, </w:t>
      </w:r>
      <w:r>
        <w:rPr>
          <w:i/>
        </w:rPr>
        <w:t>International Journal of Machine Learning and Cybernetics</w:t>
      </w:r>
      <w:r>
        <w:t xml:space="preserve">, </w:t>
      </w:r>
      <w:r>
        <w:rPr>
          <w:i/>
        </w:rPr>
        <w:t>FinTech</w:t>
      </w:r>
      <w:r>
        <w:t xml:space="preserve">, </w:t>
      </w:r>
      <w:r>
        <w:rPr>
          <w:i/>
        </w:rPr>
        <w:t>Artificial Intelligence Review</w:t>
      </w:r>
      <w:r>
        <w:t xml:space="preserve"> and </w:t>
      </w:r>
      <w:r>
        <w:rPr>
          <w:i/>
        </w:rPr>
        <w:t>Nature Machine Intelligence</w:t>
      </w:r>
      <w:r>
        <w:t>, and conference papers from NeurIPS, KDD, FAccT and AIES.</w:t>
      </w:r>
    </w:p>
    <w:p w14:paraId="35673A65" w14:textId="77777777" w:rsidR="004F4967" w:rsidRDefault="00D23C1F" w:rsidP="00D23C1F">
      <w:pPr>
        <w:rPr>
          <w:ins w:id="2" w:author="Namig Planov" w:date="2026-10-04T02:48:00Z" w16du:dateUtc="2026-10-04T06:48:00Z"/>
        </w:rPr>
      </w:pPr>
      <w:r w:rsidRPr="00D23C1F">
        <w:t>Here are two caveats, not buried. First, one of the systematically reviewed articles used in Section 3.4 – Methodological Challenges in Explainable AI for Fraud Detection – is a Research Square preprint that has not undergone peer review, and the results are reported as preliminary; wherever possible, these results are supported by peer-reviewed articles. Second, a widely mentioned paper, "Trustworthy and Interpretable Machine Learning Models for Financial Fraud Detection" was not found in any of the indexed databases and thus is not cited, but has been excluded.</w:t>
      </w:r>
    </w:p>
    <w:p w14:paraId="01013318" w14:textId="2CF7B1A8" w:rsidR="00733100" w:rsidRPr="004F4967" w:rsidRDefault="00D23C1F" w:rsidP="004F4967">
      <w:pPr>
        <w:jc w:val="center"/>
        <w:rPr>
          <w:sz w:val="28"/>
          <w:szCs w:val="28"/>
          <w:rPrChange w:id="3" w:author="Namig Planov" w:date="2026-10-04T02:49:00Z" w16du:dateUtc="2026-10-04T06:49:00Z">
            <w:rPr/>
          </w:rPrChange>
        </w:rPr>
        <w:pPrChange w:id="4" w:author="Namig Planov" w:date="2026-10-04T02:49:00Z" w16du:dateUtc="2026-10-04T06:49:00Z">
          <w:pPr/>
        </w:pPrChange>
      </w:pPr>
      <w:r w:rsidRPr="004F4967">
        <w:rPr>
          <w:sz w:val="28"/>
          <w:szCs w:val="28"/>
          <w:rPrChange w:id="5" w:author="Namig Planov" w:date="2026-10-04T02:49:00Z" w16du:dateUtc="2026-10-04T06:49:00Z">
            <w:rPr/>
          </w:rPrChange>
        </w:rPr>
        <w:t>3. Thematic Analysis of the Literature</w:t>
      </w:r>
    </w:p>
    <w:p w14:paraId="2611BDB1" w14:textId="77777777" w:rsidR="00733100" w:rsidRDefault="00000000">
      <w:pPr>
        <w:pStyle w:val="Heading2"/>
      </w:pPr>
      <w:r>
        <w:t>3.1 Theme 1 — The accuracy–opacity trade-off in fraud models</w:t>
      </w:r>
    </w:p>
    <w:p w14:paraId="63D92183" w14:textId="77777777" w:rsidR="00D23C1F" w:rsidRDefault="00D23C1F" w:rsidP="00D23C1F">
      <w:r>
        <w:t>Extreme class imbalance is a challenging statistical problem in fraud detection. The European card data set, employed by the majority of this literature, has 492 of 284,807 transactions as fraudulent, or approximately 0.17%. The models that have emerged from the field are based on tree ensembles, primarily random forests and XGBoost, together with resampling. Although SMOTE is the default, Dal Pozzolo et al. (2015) demonstrated that undersampling can introduce systematic errors into posterior probabilities, and that these errors may be corrected explicitly, but they miss this correction in much work applied.</w:t>
      </w:r>
    </w:p>
    <w:p w14:paraId="10D3BB23" w14:textId="77777777" w:rsidR="00D23C1F" w:rsidRDefault="00D23C1F" w:rsidP="00D23C1F">
      <w:r>
        <w:t>It is noteworthy that Baisholan et al. (2025) are an exception. They report: 95% recall and 97% AUC-PR with their FraudX AI framework, however, their evaluation is done using the natural imbalance of the dataset and not rebalancing the dataset. This is a more robust approach to reporting accuracy compared with the standard approach of reporting accuracy on an artificially balanced test set, which gives artificially high scores and may not represent deployment. The authors avoid the explanation-distortion problem described in Section 3.5, presumably without the authors' intent.</w:t>
      </w:r>
    </w:p>
    <w:p w14:paraId="3AE6BD88" w14:textId="1A06C582" w:rsidR="00733100" w:rsidRDefault="00000000" w:rsidP="00D23C1F">
      <w:r>
        <w:lastRenderedPageBreak/>
        <w:t>The limitation across this theme is the near-universal reliance on a single dataset, examined further in Section 3.6.</w:t>
      </w:r>
    </w:p>
    <w:p w14:paraId="4101E3DF" w14:textId="77777777" w:rsidR="00733100" w:rsidRDefault="00000000">
      <w:pPr>
        <w:pStyle w:val="Heading2"/>
      </w:pPr>
      <w:r>
        <w:t>3.2 Theme 2 — Post-hoc explanation as the standard response</w:t>
      </w:r>
    </w:p>
    <w:p w14:paraId="50216E1E" w14:textId="77777777" w:rsidR="00D23C1F" w:rsidRDefault="00D23C1F" w:rsidP="00D23C1F">
      <w:r>
        <w:t>The field provides explanations of his opaque models. Two methods dominate. LIME (Ribeiro et al., 2016) models an interpretable surrogate in the local neighbourhood of a prediction. SHAP (Lundberg &amp; Lee, 2017) assigns a contribution to each feature based on Shapley values, it provides consistency guarantees, both local and global views.</w:t>
      </w:r>
    </w:p>
    <w:p w14:paraId="2D8A55A2" w14:textId="77777777" w:rsidR="00D23C1F" w:rsidRDefault="00D23C1F" w:rsidP="00D23C1F">
      <w:r>
        <w:t>When reading the applied papers together the uniformity of the method is very noticeable. Zhou et al. (2023) propose an ensemble of local and global explanations, where the former are Shapley-value explanations for individual alerts and the latter are explanations of model logic, and they apply the work in the context of external stakeholders. In the study of Knowledge and Information Systems in 2026, feature importance, SHAP, LIME and DeepLIFT are all tested on a real-world card data, where random forests outperform all classical models and TabTransformer outperforms all deep models. In the 2026 International Journal of Machine Learning and Cybernetics study, the researchers use SHAP and LIME to explain predictions made on suspicious bank transactions using the factors of transaction amount, risk score, anomaly score and frequency. Baisholan, et al., (2025) use SHAP for their ensemble.</w:t>
      </w:r>
    </w:p>
    <w:p w14:paraId="38983FF2" w14:textId="77777777" w:rsidR="00D23C1F" w:rsidRDefault="00D23C1F" w:rsidP="00D23C1F">
      <w:r>
        <w:t>The pipeline does not change: dataset to resampling to tree ensemble to performance metrics to SHAP to feature-importance plot. Each paper is competent individually, but accumulate together to demonstrate replication. It is a rule that the explanation stage is always considered to be a final reporting phase, and not as a stage having properties that can be measured, compared or falsified. The techniques are SHAP and LIME (almost exclusively), and the studies are more alike than their different titles imply, in response to RQ1.</w:t>
      </w:r>
    </w:p>
    <w:p w14:paraId="63F0D5C9" w14:textId="623142B1" w:rsidR="00733100" w:rsidRDefault="00D23C1F" w:rsidP="00D23C1F">
      <w:r w:rsidRPr="00D23C1F">
        <w:t xml:space="preserve">These studies are better separated by methodologically comparing them by looking at their accuracy, not their headlines. Their strongest point is in experimental design: they compare their model against eight baseline models, and report AUC-PR (which is appropriate when the classes are very imbalanced), reporting the AUC-PR instead of the accuracy (which is near 99.8% when a model predicts "legitimate" unconditionally). They also preserve the natural class distribution, which is most appropriate. They are not robust because SHAP is only a descriptive postscript, there is no analysis of whether the attributions are stable across runs, or consistent between the </w:t>
      </w:r>
      <w:r w:rsidRPr="00D23C1F">
        <w:lastRenderedPageBreak/>
        <w:t>two members of the ensemble being averaged. Zhou et al. (2023) are strongest conceptually, having started from the needs of stakeholders, and being the only study reviewed that broke the explanations down into local and global explanatory needs, but lacks testing of the need for the explanations to be provided, asking no stakeholders whether the explanations were needed by them. But it is the most general study methodologically, as it not only compares four explanation techniques, including DeepLIFT, but also the classical and deep architectures, allowing for cross-method comparison that single-explainer studies cannot be used for, and agreement between the four methods is not reported, which is a natural and informative result this design enables. There is a consistency that each study's explanatory part is less effective than the predictive part and that comparisons that their designs would allow are not made.</w:t>
      </w:r>
    </w:p>
    <w:p w14:paraId="294674F2" w14:textId="77777777" w:rsidR="00733100" w:rsidRDefault="00000000">
      <w:pPr>
        <w:pStyle w:val="Heading2"/>
      </w:pPr>
      <w:r>
        <w:t>3.3 Theme 3 — Regulation, governance and trust</w:t>
      </w:r>
    </w:p>
    <w:p w14:paraId="763C042D" w14:textId="77777777" w:rsidR="00D23C1F" w:rsidRDefault="00D23C1F" w:rsidP="00D23C1F">
      <w:r>
        <w:t>A second driver is allowed. Wachter et al., (2017), though not well publicized, indicated that the "right to explanation" of the GDPR is significantly less robust than is often thought and that the limitations on automated decision-making in Article 22 continue to influence practice; meanwhile, Article 22 is included in the high-risk category in the EU AI Act, which has increased the documentation requirements for creditworthiness and financial-services systems.</w:t>
      </w:r>
    </w:p>
    <w:p w14:paraId="7779207D" w14:textId="77777777" w:rsidR="00D23C1F" w:rsidRDefault="00D23C1F" w:rsidP="00D23C1F">
      <w:r>
        <w:t>The most structured treatment is by Gupta et al., (2026) by synthesising 99 articles published from 2015–2026 from the Scopus database using PRISMA 2020 and SPAR-4-SLR and organising the findings in an ADO–TCCM meta-framework of trust, governance and transparency. Similarly, across the finance sector, Černevićienė and Kabašinskas (2024) come to similar conclusions.</w:t>
      </w:r>
    </w:p>
    <w:p w14:paraId="1A7B5325" w14:textId="463E66BF" w:rsidR="00733100" w:rsidRDefault="00D23C1F" w:rsidP="00D23C1F">
      <w:r>
        <w:t>This theme is never explicitly stated in literature, but there is a tension throughout it. Compliance artefacts: an explanation produced with the aim of compliance with an auditor must be recorded, consistent, and defensible. If an explanation is generated to assist an analyst in triaging an alert within seconds, it is a decision aid and should be instant, easy to act on, and not too cognitive. These are various artefacts, each with differing success criteria, however the papers applied to the applied papers generally result in one SHAP plot and implicitly provide that to both audiences.</w:t>
      </w:r>
    </w:p>
    <w:p w14:paraId="0831774E" w14:textId="77777777" w:rsidR="00733100" w:rsidRDefault="00000000">
      <w:pPr>
        <w:pStyle w:val="Heading2"/>
      </w:pPr>
      <w:r>
        <w:lastRenderedPageBreak/>
        <w:t>3.4 Theme 4 — The evaluation vacuum</w:t>
      </w:r>
    </w:p>
    <w:p w14:paraId="37688CA9" w14:textId="77777777" w:rsidR="00D23C1F" w:rsidRDefault="00D23C1F" w:rsidP="00D23C1F">
      <w:r>
        <w:t>It is the most important theme and the one with the least support in the field.</w:t>
      </w:r>
    </w:p>
    <w:p w14:paraId="40E8F1DB" w14:textId="77777777" w:rsidR="00D23C1F" w:rsidRDefault="00D23C1F" w:rsidP="00D23C1F">
      <w:r>
        <w:t>The majority of applied studies validate the model and then go on to give explanations that do not validate the model. The authors call this the "evaluation vacuum" and more than 80% of 49 studies (preprint, 2025) use predictive performance as a short-cut to assessing explanation quality between 2021 and 2025. Predictive accuracy has no logical connection to explanation fidelity, and thus cannot be an evidence for it.</w:t>
      </w:r>
    </w:p>
    <w:p w14:paraId="43933CD2" w14:textId="77777777" w:rsidR="00D23C1F" w:rsidRDefault="00D23C1F" w:rsidP="00D23C1F">
      <w:r>
        <w:t>However, explanations that have been tested with humans have been disappointing. Weerts et al. (2019) investigated the efficacy of SHAP for helping domain experts process alerts, and concluded that there was no significant difference between the performance of SHAP and without SHAP explanations, with the model's confidence score still being the most important cue. Jesus et al. (2021) went further, running an application-grounded evaluation of LIME, SHAP and TreeInterpreter with real fraud analysts on a deployed model and real data, incrementally varying the information shown. They found that these widely used explainers have an "undesired" impact.</w:t>
      </w:r>
    </w:p>
    <w:p w14:paraId="02910B1A" w14:textId="77777777" w:rsidR="00D23C1F" w:rsidRDefault="00D23C1F" w:rsidP="00D23C1F">
      <w:r>
        <w:t>The above cited applied papers rarely refer to the two above studies. The empirical evidence in the field on whether explanations are helpful to the intended user is negative and the work that takes explanations for granted tends to be lacking in evidence. This is the main result of the present review, and the direct answer to RQ2.</w:t>
      </w:r>
    </w:p>
    <w:p w14:paraId="359CEFC0" w14:textId="11638A83" w:rsidR="00733100" w:rsidRDefault="00D23C1F" w:rsidP="00D23C1F">
      <w:r>
        <w:t>The theoretical approach is similar. Rudin (2019) says that if the stakes are high, post-hoc explanation of a black box is the wrong approach, and that models that are inherently interpretable should be preferred; fraud detection meets all her criteria for "high stakes", and the alternative, which is interpretable by design is not widely represented in this literature. Doshi-Velez and Kim (2017) had previously encouraged the use of sound evaluation taxonomies that are not used here.</w:t>
      </w:r>
    </w:p>
    <w:p w14:paraId="60A6604E" w14:textId="77777777" w:rsidR="00733100" w:rsidRDefault="00000000">
      <w:pPr>
        <w:pStyle w:val="Heading2"/>
      </w:pPr>
      <w:r>
        <w:t>3.5 Theme 5 — Where imbalance meets explanation</w:t>
      </w:r>
    </w:p>
    <w:p w14:paraId="516BDBA5" w14:textId="77777777" w:rsidR="00D23C1F" w:rsidRDefault="00D23C1F" w:rsidP="00D23C1F">
      <w:r>
        <w:t xml:space="preserve">The two themes come together in a manner that has only recently been expressed. The Methodological Challenges review mentions an "explainability–imbalance paradox": re-sampling produces synthetic minority samples, which in turn bias the post-hoc explainers, </w:t>
      </w:r>
      <w:r>
        <w:lastRenderedPageBreak/>
        <w:t>making them attribute some part of their importance to artefacts of the synthetic data rather than to the real fraud signal. This suggests that the standard pipeline of Section 3.2 could result in explanations that are correct with respect to a resampled distribution that isn't actually used in production.</w:t>
      </w:r>
    </w:p>
    <w:p w14:paraId="71AA131C" w14:textId="31D62208" w:rsidR="00733100" w:rsidRDefault="00D23C1F" w:rsidP="00D23C1F">
      <w:r>
        <w:t>Currently, a preprint backs up this claim and it needs independent confirmation — which makes it an interesting and promising empirical target, not a final result. Adjacent evidence suggests this: Slack et al. (2020) showed that LIME and SHAP can be intentionally gameable, in that their use of "perturbed samples" taken off the data manifold is their attack surface. Oversampling points are not placed at just those regions in the synthetic oversampling. By maintaining the natural balance, Baisholan et al. sidestep the issue, but do not check for it..</w:t>
      </w:r>
    </w:p>
    <w:p w14:paraId="24ABFF14" w14:textId="77777777" w:rsidR="00733100" w:rsidRDefault="00000000">
      <w:pPr>
        <w:pStyle w:val="Heading2"/>
      </w:pPr>
      <w:r>
        <w:t>3.6 Gaps in the literature</w:t>
      </w:r>
    </w:p>
    <w:p w14:paraId="7732FAD9" w14:textId="77777777" w:rsidR="00775625" w:rsidRDefault="00000000" w:rsidP="00775625">
      <w:r>
        <w:t>Five gaps follow from the analysis.</w:t>
      </w:r>
    </w:p>
    <w:p w14:paraId="39DF207D" w14:textId="3FEE346D" w:rsidR="00775625" w:rsidRPr="00775625" w:rsidRDefault="00775625" w:rsidP="00775625">
      <w:pPr>
        <w:pStyle w:val="ListParagraph"/>
        <w:numPr>
          <w:ilvl w:val="0"/>
          <w:numId w:val="2"/>
        </w:numPr>
        <w:rPr>
          <w:bCs/>
        </w:rPr>
      </w:pPr>
      <w:r w:rsidRPr="00775625">
        <w:rPr>
          <w:b/>
        </w:rPr>
        <w:t xml:space="preserve">Explanation quality (is) asserted, not measured. </w:t>
      </w:r>
      <w:r w:rsidRPr="00775625">
        <w:rPr>
          <w:bCs/>
        </w:rPr>
        <w:t>Rarity of reports are fidelity, stability and plausibility, model accuracy is adequate. The two human based studies available have little impact, and are rarely referenced.</w:t>
      </w:r>
    </w:p>
    <w:p w14:paraId="1B713CC4" w14:textId="77777777" w:rsidR="00775625" w:rsidRPr="00775625" w:rsidRDefault="00775625" w:rsidP="00775625">
      <w:pPr>
        <w:pStyle w:val="ListParagraph"/>
        <w:numPr>
          <w:ilvl w:val="0"/>
          <w:numId w:val="2"/>
        </w:numPr>
      </w:pPr>
      <w:r w:rsidRPr="00775625">
        <w:rPr>
          <w:bCs/>
        </w:rPr>
        <w:t>The explanation–imbalance interaction has received very little testing. The paradox is plausible and consequential but based on one synthesis that is not reviewed.</w:t>
      </w:r>
    </w:p>
    <w:p w14:paraId="3A1394F0" w14:textId="77777777" w:rsidR="00775625" w:rsidRPr="00775625" w:rsidRDefault="00775625" w:rsidP="00775625">
      <w:pPr>
        <w:pStyle w:val="ListParagraph"/>
        <w:numPr>
          <w:ilvl w:val="0"/>
          <w:numId w:val="2"/>
        </w:numPr>
      </w:pPr>
      <w:r w:rsidRPr="00775625">
        <w:rPr>
          <w:b/>
        </w:rPr>
        <w:t xml:space="preserve">Explanation is considered a single entity to a single group. </w:t>
      </w:r>
      <w:r w:rsidRPr="00775625">
        <w:rPr>
          <w:bCs/>
        </w:rPr>
        <w:t>The requirements of the analyst, customer and regulator are conflicting, and in spite of Zhou et al. (2023) stating the problem in terms of stakeholders, no study reviewed finds more than one stakeholder's needs evaluated against one explanation.</w:t>
      </w:r>
    </w:p>
    <w:p w14:paraId="1259FE1F" w14:textId="77777777" w:rsidR="00775625" w:rsidRPr="00775625" w:rsidRDefault="00775625" w:rsidP="00775625">
      <w:pPr>
        <w:pStyle w:val="ListParagraph"/>
        <w:numPr>
          <w:ilvl w:val="0"/>
          <w:numId w:val="2"/>
        </w:numPr>
      </w:pPr>
      <w:r w:rsidRPr="00775625">
        <w:rPr>
          <w:b/>
        </w:rPr>
        <w:t xml:space="preserve">A dataset monoculture is detrimental to what is being said. </w:t>
      </w:r>
      <w:r w:rsidRPr="00775625">
        <w:rPr>
          <w:bCs/>
        </w:rPr>
        <w:t>The features V1–V28 are anonymised principal components of the ULB European card dataset, which is used by most studies. Those statements with no semantic meaning, “V14” and “V17”, are the reasons given in a SHAP plot on that data set. An investigator can't take action on them and a customer can't be told them. The prime benchmark of the field is, therefore, structurally unable to show the practical explanation quality the field claims to provide. The exception is semantically meaningful studies, such as the one by the authorities from the banks of 2026, which included interpretable features like amount, frequency and risk-score.</w:t>
      </w:r>
    </w:p>
    <w:p w14:paraId="4AA0FBCC" w14:textId="743AE46C" w:rsidR="00775625" w:rsidRPr="00775625" w:rsidRDefault="00775625" w:rsidP="00775625">
      <w:pPr>
        <w:pStyle w:val="ListParagraph"/>
        <w:numPr>
          <w:ilvl w:val="0"/>
          <w:numId w:val="2"/>
        </w:numPr>
      </w:pPr>
      <w:r w:rsidRPr="00775625">
        <w:rPr>
          <w:b/>
        </w:rPr>
        <w:lastRenderedPageBreak/>
        <w:t xml:space="preserve">The temporal validity is overlooked. </w:t>
      </w:r>
      <w:r w:rsidRPr="00775625">
        <w:rPr>
          <w:bCs/>
        </w:rPr>
        <w:t>Fraud evolves adversarially, but almost all evaluations are made on static random splits and the concept drift stability of explanations is not examined.</w:t>
      </w:r>
    </w:p>
    <w:p w14:paraId="2AA67903" w14:textId="22F275E1" w:rsidR="00733100" w:rsidRDefault="00000000" w:rsidP="004F4967">
      <w:pPr>
        <w:pStyle w:val="Heading1"/>
        <w:jc w:val="center"/>
        <w:pPrChange w:id="6" w:author="Namig Planov" w:date="2026-10-04T02:49:00Z" w16du:dateUtc="2026-10-04T06:49:00Z">
          <w:pPr>
            <w:pStyle w:val="Heading1"/>
          </w:pPr>
        </w:pPrChange>
      </w:pPr>
      <w:r>
        <w:t>4. Conclusion and Research Relevance</w:t>
      </w:r>
    </w:p>
    <w:p w14:paraId="4F7D2C93" w14:textId="77777777" w:rsidR="00733100" w:rsidRDefault="00000000">
      <w:pPr>
        <w:pStyle w:val="Heading2"/>
      </w:pPr>
      <w:r>
        <w:t>4.1 Summary of key insights</w:t>
      </w:r>
    </w:p>
    <w:p w14:paraId="53811960" w14:textId="77777777" w:rsidR="00775625" w:rsidRDefault="00775625">
      <w:pPr>
        <w:pStyle w:val="Heading2"/>
        <w:rPr>
          <w:rFonts w:eastAsiaTheme="minorHAnsi"/>
          <w:color w:val="auto"/>
          <w:sz w:val="24"/>
          <w:szCs w:val="24"/>
        </w:rPr>
      </w:pPr>
      <w:r w:rsidRPr="00775625">
        <w:rPr>
          <w:rFonts w:eastAsiaTheme="minorHAnsi"/>
          <w:color w:val="auto"/>
          <w:sz w:val="24"/>
          <w:szCs w:val="24"/>
        </w:rPr>
        <w:t>The literature shows it is possible to build ensemble models that accurately detect transactional fraud even with significant imbalance, and that SHAP and LIME can be added to the ensemble to generate plausible-looking attributions. It makes significantly less of a statement than it seems about whether they are true, consistent, or helpful. There has been methodological convergence such that many pipelines explain the results but do not explore the explanations, few pipelines that did examine explanations with real analysts were found to be of little value, and the dominant benchmark dataset from the field hides features that make semantically meaningful explanation impossible.</w:t>
      </w:r>
    </w:p>
    <w:p w14:paraId="4B0823E7" w14:textId="6ED098C1" w:rsidR="00733100" w:rsidRDefault="00000000">
      <w:pPr>
        <w:pStyle w:val="Heading2"/>
      </w:pPr>
      <w:r>
        <w:t>4.2 Connection to the proposed research</w:t>
      </w:r>
    </w:p>
    <w:p w14:paraId="3A9A58B5" w14:textId="77777777" w:rsidR="00775625" w:rsidRDefault="00775625" w:rsidP="00775625">
      <w:r>
        <w:t>These gaps will directly influence the thesis. The proposed work is not a new example of the standard pipeline model, but rather the explanation stage itself is the object of study, with three contributions.</w:t>
      </w:r>
    </w:p>
    <w:p w14:paraId="4E49E83A" w14:textId="77777777" w:rsidR="00775625" w:rsidRDefault="00775625" w:rsidP="00775625">
      <w:r w:rsidRPr="00775625">
        <w:rPr>
          <w:b/>
          <w:bCs/>
        </w:rPr>
        <w:t>The first direct-measurement of explanation quality.</w:t>
      </w:r>
      <w:r>
        <w:t xml:space="preserve"> The goodness of fit of SHAP and LIME explanations of a fraud model will not be judged based on the accuracy of the model, but rather on measurable characteristics such as fidelity to the underlying model, stability under small input perturbations, and agreement between methods. This will tackle Gap 1 and operationalise RQ2.</w:t>
      </w:r>
    </w:p>
    <w:p w14:paraId="045ED60F" w14:textId="77777777" w:rsidR="00775625" w:rsidRDefault="00775625" w:rsidP="00775625">
      <w:r w:rsidRPr="00775625">
        <w:rPr>
          <w:b/>
          <w:bCs/>
        </w:rPr>
        <w:t>Second, a controlled test of the imbalance–explanation interaction.</w:t>
      </w:r>
      <w:r>
        <w:t xml:space="preserve"> Several imbalance regimes (natural, random undersampling, SMOTE) will be used to train identical model architectures and explanations will be compared across the imbalance regimes. Where a prediction is not being made, explanations should vary systematically if the explainability – imbalance paradox exists. This tests a claim that is currently not verified, and it solves Gap 2 and RQ3.</w:t>
      </w:r>
    </w:p>
    <w:p w14:paraId="4546C0E2" w14:textId="77777777" w:rsidR="00775625" w:rsidRDefault="00775625" w:rsidP="00775625">
      <w:r w:rsidRPr="00775625">
        <w:rPr>
          <w:b/>
          <w:bCs/>
        </w:rPr>
        <w:lastRenderedPageBreak/>
        <w:t>Thirdly, assessment of semantically meaningful features.</w:t>
      </w:r>
      <w:r>
        <w:t xml:space="preserve"> There will be at least one dataset with meaningful attributes used in conjunction with the ULB benchmark, and the questions of "can an investigator act on this explanation?" can be asked at all. This addresses Gap 4.</w:t>
      </w:r>
    </w:p>
    <w:p w14:paraId="0B1B84D9" w14:textId="46628A39" w:rsidR="00733100" w:rsidRDefault="00775625" w:rsidP="00775625">
      <w:r w:rsidRPr="00775625">
        <w:rPr>
          <w:b/>
          <w:bCs/>
        </w:rPr>
        <w:t>The contribution that follows is a statement rather than an architectural statement.</w:t>
      </w:r>
      <w:r>
        <w:t xml:space="preserve"> There is currently no need for an additional SHAP-plus-XGBoost fraud detector in the field; there is a need for evidence of whether the explanations that such systems currently generate can withstand scrutiny. That's a question which is answerable at master's scale using public data, and the answer to it is of value in either case – confirmation is good for current practice, and refutation is good for finding a methodological fault that would affect a large body of work, and would grow larger with time..</w:t>
      </w:r>
    </w:p>
    <w:p w14:paraId="37743265" w14:textId="77777777" w:rsidR="00733100" w:rsidRDefault="00000000">
      <w:pPr>
        <w:pStyle w:val="Heading1"/>
      </w:pPr>
      <w:r>
        <w:t>References</w:t>
      </w:r>
    </w:p>
    <w:p w14:paraId="7FBE28B3" w14:textId="77777777" w:rsidR="00733100" w:rsidRDefault="00000000">
      <w:r>
        <w:t xml:space="preserve">Adadi, A., &amp; Berrada, M. (2018). Peeking inside the black-box: A survey on explainable artificial intelligence (XAI). </w:t>
      </w:r>
      <w:r>
        <w:rPr>
          <w:i/>
        </w:rPr>
        <w:t>IEEE Access</w:t>
      </w:r>
      <w:r>
        <w:t>, 6, 52138–52160.</w:t>
      </w:r>
    </w:p>
    <w:p w14:paraId="3D2C5D54" w14:textId="77777777" w:rsidR="00733100" w:rsidRDefault="00000000">
      <w:r>
        <w:t xml:space="preserve">Baisholan, N., Dietz, J. E., Gnatyuk, S., et al. (2025). FraudX AI: An interpretable machine learning framework for credit card fraud detection on imbalanced datasets. </w:t>
      </w:r>
      <w:r>
        <w:rPr>
          <w:i/>
        </w:rPr>
        <w:t>Computers</w:t>
      </w:r>
      <w:r>
        <w:t>, 14(4), 120.</w:t>
      </w:r>
    </w:p>
    <w:p w14:paraId="6A05348F" w14:textId="77777777" w:rsidR="00733100" w:rsidRDefault="00000000">
      <w:r>
        <w:t xml:space="preserve">Barredo Arrieta, A., Díaz-Rodríguez, N., Del Ser, J., et al. (2020). Explainable Artificial Intelligence (XAI): Concepts, taxonomies, opportunities and challenges toward responsible AI. </w:t>
      </w:r>
      <w:r>
        <w:rPr>
          <w:i/>
        </w:rPr>
        <w:t>Information Fusion</w:t>
      </w:r>
      <w:r>
        <w:t>, 58, 82–115.</w:t>
      </w:r>
    </w:p>
    <w:p w14:paraId="64BE3201" w14:textId="77777777" w:rsidR="00733100" w:rsidRDefault="00000000">
      <w:r>
        <w:t xml:space="preserve">Bhatt, U., Xiang, A., Sharma, S., et al. (2020). Explainable machine learning in deployment. </w:t>
      </w:r>
      <w:r>
        <w:rPr>
          <w:i/>
        </w:rPr>
        <w:t>Proceedings of FAccT 2020</w:t>
      </w:r>
      <w:r>
        <w:t>, 648–657.</w:t>
      </w:r>
    </w:p>
    <w:p w14:paraId="6F914B51" w14:textId="77777777" w:rsidR="00733100" w:rsidRDefault="00000000">
      <w:r>
        <w:t xml:space="preserve">Černevičienė, J., &amp; Kabašinskas, A. (2024). Explainable artificial intelligence (XAI) in finance: A systematic literature review. </w:t>
      </w:r>
      <w:r>
        <w:rPr>
          <w:i/>
        </w:rPr>
        <w:t>Artificial Intelligence Review</w:t>
      </w:r>
      <w:r>
        <w:t>, 57.</w:t>
      </w:r>
    </w:p>
    <w:p w14:paraId="34036567" w14:textId="77777777" w:rsidR="00733100" w:rsidRDefault="00000000">
      <w:r>
        <w:t xml:space="preserve">Chawla, N. V., Bowyer, K. W., Hall, L. O., &amp; Kegelmeyer, W. P. (2002). SMOTE: Synthetic minority over-sampling technique. </w:t>
      </w:r>
      <w:r>
        <w:rPr>
          <w:i/>
        </w:rPr>
        <w:t>Journal of Artificial Intelligence Research</w:t>
      </w:r>
      <w:r>
        <w:t>, 16, 321–357.</w:t>
      </w:r>
    </w:p>
    <w:p w14:paraId="0155E761" w14:textId="77777777" w:rsidR="00733100" w:rsidRDefault="00000000">
      <w:r>
        <w:t xml:space="preserve">Dal Pozzolo, A., Caelen, O., Johnson, R. A., &amp; Bontempi, G. (2015). Calibrating probability with undersampling for unbalanced classification. </w:t>
      </w:r>
      <w:r>
        <w:rPr>
          <w:i/>
        </w:rPr>
        <w:t>IEEE Symposium Series on Computational Intelligence</w:t>
      </w:r>
      <w:r>
        <w:t>, 159–166.</w:t>
      </w:r>
    </w:p>
    <w:p w14:paraId="579A283D" w14:textId="77777777" w:rsidR="00733100" w:rsidRDefault="00000000">
      <w:r>
        <w:lastRenderedPageBreak/>
        <w:t xml:space="preserve">Doshi-Velez, F., &amp; Kim, B. (2017). Towards a rigorous science of interpretable machine learning. </w:t>
      </w:r>
      <w:r>
        <w:rPr>
          <w:i/>
        </w:rPr>
        <w:t>arXiv:1702.08608</w:t>
      </w:r>
      <w:r>
        <w:t>.</w:t>
      </w:r>
    </w:p>
    <w:p w14:paraId="5006883F" w14:textId="77777777" w:rsidR="00733100" w:rsidRDefault="00000000">
      <w:r>
        <w:rPr>
          <w:i/>
        </w:rPr>
        <w:t>Explainable artificial intelligence models for detecting suspicious bank transactions</w:t>
      </w:r>
      <w:r>
        <w:t xml:space="preserve"> (2026). </w:t>
      </w:r>
      <w:r>
        <w:rPr>
          <w:i/>
        </w:rPr>
        <w:t>International Journal of Machine Learning and Cybernetics</w:t>
      </w:r>
      <w:r>
        <w:t>. https://doi.org/10.1007/s13042-026-02994-w</w:t>
      </w:r>
    </w:p>
    <w:p w14:paraId="25A5C742" w14:textId="77777777" w:rsidR="00733100" w:rsidRDefault="00000000">
      <w:r>
        <w:t xml:space="preserve">Gupta, D., Chugh, P., Sood, K., &amp; Grima, S. (2026). Explainable artificial intelligence in financial fraud detection: A systematic review and FinTech-oriented ADO–TCCM meta-framework for trust, governance, and transparency. </w:t>
      </w:r>
      <w:r>
        <w:rPr>
          <w:i/>
        </w:rPr>
        <w:t>FinTech</w:t>
      </w:r>
      <w:r>
        <w:t>, 5(3), 60.</w:t>
      </w:r>
    </w:p>
    <w:p w14:paraId="63D9F7CE" w14:textId="77777777" w:rsidR="00733100" w:rsidRDefault="00000000">
      <w:r>
        <w:t xml:space="preserve">Jesus, S., Belém, C., Balayan, V., Bento, J., Saleiro, P., Bizarro, P., &amp; Gama, J. (2021). How can I choose an explainer? An application-grounded evaluation of post-hoc explanations. </w:t>
      </w:r>
      <w:r>
        <w:rPr>
          <w:i/>
        </w:rPr>
        <w:t>Proceedings of FAccT 2021</w:t>
      </w:r>
      <w:r>
        <w:t>, 805–815.</w:t>
      </w:r>
    </w:p>
    <w:p w14:paraId="3C0488F5" w14:textId="77777777" w:rsidR="00733100" w:rsidRDefault="00000000">
      <w:r>
        <w:t xml:space="preserve">Lundberg, S. M., &amp; Lee, S.-I. (2017). A unified approach to interpreting model predictions. </w:t>
      </w:r>
      <w:r>
        <w:rPr>
          <w:i/>
        </w:rPr>
        <w:t>Advances in Neural Information Processing Systems</w:t>
      </w:r>
      <w:r>
        <w:t xml:space="preserve"> 30, 4765–4774.</w:t>
      </w:r>
    </w:p>
    <w:p w14:paraId="1506E0CB" w14:textId="77777777" w:rsidR="00733100" w:rsidRDefault="00000000">
      <w:r>
        <w:rPr>
          <w:i/>
        </w:rPr>
        <w:t>Methodological challenges in explainable AI for fraud detection: A systematic literature review</w:t>
      </w:r>
      <w:r>
        <w:t xml:space="preserve"> (2025). </w:t>
      </w:r>
      <w:r>
        <w:rPr>
          <w:i/>
        </w:rPr>
        <w:t>Research Square</w:t>
      </w:r>
      <w:r>
        <w:t xml:space="preserve">, rs-7382613/v1. </w:t>
      </w:r>
      <w:r>
        <w:rPr>
          <w:b/>
        </w:rPr>
        <w:t>[Preprint — not peer reviewed.]</w:t>
      </w:r>
    </w:p>
    <w:p w14:paraId="43EA91A7" w14:textId="77777777" w:rsidR="00733100" w:rsidRDefault="00000000">
      <w:r>
        <w:t xml:space="preserve">Ribeiro, M. T., Singh, S., &amp; Guestrin, C. (2016). "Why should I trust you?" Explaining the predictions of any classifier. </w:t>
      </w:r>
      <w:r>
        <w:rPr>
          <w:i/>
        </w:rPr>
        <w:t>Proceedings of KDD 2016</w:t>
      </w:r>
      <w:r>
        <w:t>, 1135–1144.</w:t>
      </w:r>
    </w:p>
    <w:p w14:paraId="18E29F91" w14:textId="77777777" w:rsidR="00733100" w:rsidRDefault="00000000">
      <w:r>
        <w:t xml:space="preserve">Rudin, C. (2019). Stop explaining black box machine learning models for high stakes decisions and use interpretable models instead. </w:t>
      </w:r>
      <w:r>
        <w:rPr>
          <w:i/>
        </w:rPr>
        <w:t>Nature Machine Intelligence</w:t>
      </w:r>
      <w:r>
        <w:t>, 1, 206–215.</w:t>
      </w:r>
    </w:p>
    <w:p w14:paraId="491046BB" w14:textId="77777777" w:rsidR="00733100" w:rsidRDefault="00000000">
      <w:r>
        <w:t xml:space="preserve">Slack, D., Hilgard, S., Jia, E., Singh, S., &amp; Lakkaraju, H. (2020). Fooling LIME and SHAP: Adversarial attacks on post hoc explanation methods. </w:t>
      </w:r>
      <w:r>
        <w:rPr>
          <w:i/>
        </w:rPr>
        <w:t>Proceedings of AIES 2020</w:t>
      </w:r>
      <w:r>
        <w:t>, 180–186.</w:t>
      </w:r>
    </w:p>
    <w:p w14:paraId="10765199" w14:textId="77777777" w:rsidR="00733100" w:rsidRDefault="00000000">
      <w:r>
        <w:t xml:space="preserve">Wachter, S., Mittelstadt, B., &amp; Floridi, L. (2017). Why a right to explanation of automated decision-making does not exist in the General Data Protection Regulation. </w:t>
      </w:r>
      <w:r>
        <w:rPr>
          <w:i/>
        </w:rPr>
        <w:t>International Data Privacy Law</w:t>
      </w:r>
      <w:r>
        <w:t>, 7(2), 76–99.</w:t>
      </w:r>
    </w:p>
    <w:p w14:paraId="26251002" w14:textId="77777777" w:rsidR="00733100" w:rsidRDefault="00000000">
      <w:r>
        <w:t xml:space="preserve">Weerts, H. J. P., van Ipenburg, W., &amp; Pechenizkiy, M. (2019). A human-grounded evaluation of SHAP for alert processing. </w:t>
      </w:r>
      <w:r>
        <w:rPr>
          <w:i/>
        </w:rPr>
        <w:t>arXiv:1907.03324</w:t>
      </w:r>
      <w:r>
        <w:t>.</w:t>
      </w:r>
    </w:p>
    <w:p w14:paraId="76E3E3C1" w14:textId="77777777" w:rsidR="00733100" w:rsidRDefault="00000000">
      <w:r>
        <w:t xml:space="preserve">Zhou, Y., et al. (2023). A user-centered explainable artificial intelligence approach for financial fraud detection. </w:t>
      </w:r>
      <w:r>
        <w:rPr>
          <w:i/>
        </w:rPr>
        <w:t>Finance Research Letters</w:t>
      </w:r>
      <w:r>
        <w:t>, 58, 104309.</w:t>
      </w:r>
    </w:p>
    <w:p w14:paraId="1FA56AD0" w14:textId="77777777" w:rsidR="00733100" w:rsidRDefault="00000000">
      <w:r>
        <w:rPr>
          <w:i/>
        </w:rPr>
        <w:lastRenderedPageBreak/>
        <w:t>AI-based credit card fraud detection: A machine learning approach with model explainability on real-world data</w:t>
      </w:r>
      <w:r>
        <w:t xml:space="preserve"> (2026). </w:t>
      </w:r>
      <w:r>
        <w:rPr>
          <w:i/>
        </w:rPr>
        <w:t>Knowledge and Information Systems</w:t>
      </w:r>
      <w:r>
        <w:t>. https://doi.org/10.1007/s10115-026-02773-7</w:t>
      </w:r>
    </w:p>
    <w:sectPr w:rsidR="00733100" w:rsidSect="009032D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01B6C" w14:textId="77777777" w:rsidR="00B05854" w:rsidRDefault="00B05854" w:rsidP="009032D7">
      <w:pPr>
        <w:spacing w:after="0" w:line="240" w:lineRule="auto"/>
      </w:pPr>
      <w:r>
        <w:separator/>
      </w:r>
    </w:p>
  </w:endnote>
  <w:endnote w:type="continuationSeparator" w:id="0">
    <w:p w14:paraId="57311FAD" w14:textId="77777777" w:rsidR="00B05854" w:rsidRDefault="00B05854" w:rsidP="00903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5100" w14:textId="77777777" w:rsidR="009032D7" w:rsidRDefault="009032D7" w:rsidP="00A92E28">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B8133CF" w14:textId="77777777" w:rsidR="009032D7" w:rsidRDefault="009032D7" w:rsidP="009032D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D675" w14:textId="77777777" w:rsidR="009032D7" w:rsidRDefault="009032D7" w:rsidP="00A92E28">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089024C" w14:textId="77777777" w:rsidR="009032D7" w:rsidRDefault="009032D7" w:rsidP="009032D7">
    <w:pPr>
      <w:pStyle w:val="Footer"/>
      <w:ind w:right="360"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DA94" w14:textId="77777777" w:rsidR="009032D7" w:rsidRDefault="00903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ACB8" w14:textId="77777777" w:rsidR="00B05854" w:rsidRDefault="00B05854" w:rsidP="009032D7">
      <w:pPr>
        <w:spacing w:after="0" w:line="240" w:lineRule="auto"/>
      </w:pPr>
      <w:r>
        <w:separator/>
      </w:r>
    </w:p>
  </w:footnote>
  <w:footnote w:type="continuationSeparator" w:id="0">
    <w:p w14:paraId="5A10D6EC" w14:textId="77777777" w:rsidR="00B05854" w:rsidRDefault="00B05854" w:rsidP="00903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FDB4C" w14:textId="77777777" w:rsidR="009032D7" w:rsidRDefault="009032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A7E67" w14:textId="77777777" w:rsidR="009032D7" w:rsidRDefault="009032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0BCF" w14:textId="77777777" w:rsidR="009032D7" w:rsidRDefault="00903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56036"/>
    <w:multiLevelType w:val="singleLevel"/>
    <w:tmpl w:val="0409000F"/>
    <w:lvl w:ilvl="0">
      <w:start w:val="1"/>
      <w:numFmt w:val="decimal"/>
      <w:lvlText w:val="%1."/>
      <w:lvlJc w:val="left"/>
      <w:pPr>
        <w:ind w:left="720" w:hanging="360"/>
      </w:pPr>
    </w:lvl>
  </w:abstractNum>
  <w:abstractNum w:abstractNumId="1" w15:restartNumberingAfterBreak="0">
    <w:nsid w:val="6EE52850"/>
    <w:multiLevelType w:val="hybridMultilevel"/>
    <w:tmpl w:val="21041B68"/>
    <w:lvl w:ilvl="0" w:tplc="88B4C1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005519">
    <w:abstractNumId w:val="0"/>
  </w:num>
  <w:num w:numId="2" w16cid:durableId="10944734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ig Planov">
    <w15:presenceInfo w15:providerId="AD" w15:userId="S::nplanov24625@ada.edu.az::efcb4d84-847b-4b28-aaed-9ef738eac7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D7"/>
    <w:rsid w:val="00013C86"/>
    <w:rsid w:val="00103D8B"/>
    <w:rsid w:val="002C358F"/>
    <w:rsid w:val="00324A56"/>
    <w:rsid w:val="004F4967"/>
    <w:rsid w:val="00517BF6"/>
    <w:rsid w:val="00525B6F"/>
    <w:rsid w:val="005F63CA"/>
    <w:rsid w:val="00733100"/>
    <w:rsid w:val="00775625"/>
    <w:rsid w:val="008308B2"/>
    <w:rsid w:val="0084081B"/>
    <w:rsid w:val="00856AB9"/>
    <w:rsid w:val="009032D7"/>
    <w:rsid w:val="00A465C3"/>
    <w:rsid w:val="00B05854"/>
    <w:rsid w:val="00B52BC5"/>
    <w:rsid w:val="00BB0EC0"/>
    <w:rsid w:val="00C4568F"/>
    <w:rsid w:val="00D23C1F"/>
    <w:rsid w:val="00E30A58"/>
    <w:rsid w:val="00FA2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F5DCB"/>
  <w15:chartTrackingRefBased/>
  <w15:docId w15:val="{49867992-F943-4D35-B78B-36C0216E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rPr>
  </w:style>
  <w:style w:type="paragraph" w:styleId="Heading1">
    <w:name w:val="heading 1"/>
    <w:basedOn w:val="Normal"/>
    <w:next w:val="Normal"/>
    <w:link w:val="Heading1Char"/>
    <w:uiPriority w:val="9"/>
    <w:qFormat/>
    <w:rsid w:val="009032D7"/>
    <w:pPr>
      <w:keepNext/>
      <w:keepLines/>
      <w:spacing w:before="360" w:after="80"/>
      <w:outlineLvl w:val="0"/>
    </w:pPr>
    <w:rPr>
      <w:rFonts w:eastAsiaTheme="majorEastAsia"/>
      <w:color w:val="000000"/>
      <w:sz w:val="28"/>
      <w:szCs w:val="40"/>
    </w:rPr>
  </w:style>
  <w:style w:type="paragraph" w:styleId="Heading2">
    <w:name w:val="heading 2"/>
    <w:basedOn w:val="Normal"/>
    <w:next w:val="Normal"/>
    <w:link w:val="Heading2Char"/>
    <w:uiPriority w:val="9"/>
    <w:unhideWhenUsed/>
    <w:qFormat/>
    <w:rsid w:val="009032D7"/>
    <w:pPr>
      <w:keepNext/>
      <w:keepLines/>
      <w:spacing w:before="160" w:after="80"/>
      <w:outlineLvl w:val="1"/>
    </w:pPr>
    <w:rPr>
      <w:rFonts w:eastAsiaTheme="majorEastAsia"/>
      <w:color w:val="000000"/>
      <w:sz w:val="25"/>
      <w:szCs w:val="32"/>
    </w:rPr>
  </w:style>
  <w:style w:type="paragraph" w:styleId="Heading3">
    <w:name w:val="heading 3"/>
    <w:basedOn w:val="Normal"/>
    <w:next w:val="Normal"/>
    <w:link w:val="Heading3Char"/>
    <w:uiPriority w:val="9"/>
    <w:semiHidden/>
    <w:unhideWhenUsed/>
    <w:qFormat/>
    <w:rsid w:val="009032D7"/>
    <w:pPr>
      <w:keepNext/>
      <w:keepLines/>
      <w:spacing w:before="160" w:after="80"/>
      <w:outlineLvl w:val="2"/>
    </w:pPr>
    <w:rPr>
      <w:rFonts w:eastAsiaTheme="majorEastAsia"/>
      <w:color w:val="000000"/>
      <w:sz w:val="28"/>
      <w:szCs w:val="28"/>
    </w:rPr>
  </w:style>
  <w:style w:type="paragraph" w:styleId="Heading4">
    <w:name w:val="heading 4"/>
    <w:basedOn w:val="Normal"/>
    <w:next w:val="Normal"/>
    <w:link w:val="Heading4Char"/>
    <w:uiPriority w:val="9"/>
    <w:semiHidden/>
    <w:unhideWhenUsed/>
    <w:qFormat/>
    <w:rsid w:val="00903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2D7"/>
    <w:rPr>
      <w:rFonts w:ascii="Times New Roman" w:eastAsiaTheme="majorEastAsia" w:hAnsi="Times New Roman" w:cs="Times New Roman"/>
      <w:color w:val="000000"/>
      <w:sz w:val="28"/>
      <w:szCs w:val="40"/>
    </w:rPr>
  </w:style>
  <w:style w:type="character" w:customStyle="1" w:styleId="Heading2Char">
    <w:name w:val="Heading 2 Char"/>
    <w:basedOn w:val="DefaultParagraphFont"/>
    <w:link w:val="Heading2"/>
    <w:uiPriority w:val="9"/>
    <w:rsid w:val="009032D7"/>
    <w:rPr>
      <w:rFonts w:ascii="Times New Roman" w:eastAsiaTheme="majorEastAsia" w:hAnsi="Times New Roman" w:cs="Times New Roman"/>
      <w:color w:val="000000"/>
      <w:sz w:val="25"/>
      <w:szCs w:val="32"/>
    </w:rPr>
  </w:style>
  <w:style w:type="character" w:customStyle="1" w:styleId="Heading3Char">
    <w:name w:val="Heading 3 Char"/>
    <w:basedOn w:val="DefaultParagraphFont"/>
    <w:link w:val="Heading3"/>
    <w:uiPriority w:val="9"/>
    <w:semiHidden/>
    <w:rsid w:val="009032D7"/>
    <w:rPr>
      <w:rFonts w:ascii="Times New Roman" w:eastAsiaTheme="majorEastAsia" w:hAnsi="Times New Roman" w:cs="Times New Roman"/>
      <w:color w:val="000000"/>
      <w:sz w:val="28"/>
      <w:szCs w:val="28"/>
    </w:rPr>
  </w:style>
  <w:style w:type="character" w:customStyle="1" w:styleId="Heading4Char">
    <w:name w:val="Heading 4 Char"/>
    <w:basedOn w:val="DefaultParagraphFont"/>
    <w:link w:val="Heading4"/>
    <w:uiPriority w:val="9"/>
    <w:semiHidden/>
    <w:rsid w:val="00903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2D7"/>
    <w:rPr>
      <w:rFonts w:eastAsiaTheme="majorEastAsia" w:cstheme="majorBidi"/>
      <w:color w:val="272727" w:themeColor="text1" w:themeTint="D8"/>
    </w:rPr>
  </w:style>
  <w:style w:type="paragraph" w:styleId="Title">
    <w:name w:val="Title"/>
    <w:basedOn w:val="Normal"/>
    <w:next w:val="Normal"/>
    <w:link w:val="TitleChar"/>
    <w:uiPriority w:val="10"/>
    <w:qFormat/>
    <w:rsid w:val="009032D7"/>
    <w:pPr>
      <w:spacing w:after="80" w:line="240" w:lineRule="auto"/>
      <w:contextualSpacing/>
    </w:pPr>
    <w:rPr>
      <w:rFonts w:eastAsiaTheme="majorEastAsia"/>
      <w:color w:val="000000"/>
      <w:spacing w:val="-10"/>
      <w:kern w:val="28"/>
      <w:sz w:val="32"/>
      <w:szCs w:val="56"/>
    </w:rPr>
  </w:style>
  <w:style w:type="character" w:customStyle="1" w:styleId="TitleChar">
    <w:name w:val="Title Char"/>
    <w:basedOn w:val="DefaultParagraphFont"/>
    <w:link w:val="Title"/>
    <w:uiPriority w:val="10"/>
    <w:rsid w:val="009032D7"/>
    <w:rPr>
      <w:rFonts w:ascii="Times New Roman" w:eastAsiaTheme="majorEastAsia" w:hAnsi="Times New Roman" w:cs="Times New Roman"/>
      <w:color w:val="000000"/>
      <w:spacing w:val="-10"/>
      <w:kern w:val="28"/>
      <w:sz w:val="32"/>
      <w:szCs w:val="56"/>
    </w:rPr>
  </w:style>
  <w:style w:type="paragraph" w:styleId="Subtitle">
    <w:name w:val="Subtitle"/>
    <w:basedOn w:val="Normal"/>
    <w:next w:val="Normal"/>
    <w:link w:val="SubtitleChar"/>
    <w:uiPriority w:val="11"/>
    <w:qFormat/>
    <w:rsid w:val="00903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2D7"/>
    <w:pPr>
      <w:spacing w:before="160"/>
      <w:jc w:val="center"/>
    </w:pPr>
    <w:rPr>
      <w:i/>
      <w:iCs/>
      <w:color w:val="404040" w:themeColor="text1" w:themeTint="BF"/>
    </w:rPr>
  </w:style>
  <w:style w:type="character" w:customStyle="1" w:styleId="QuoteChar">
    <w:name w:val="Quote Char"/>
    <w:basedOn w:val="DefaultParagraphFont"/>
    <w:link w:val="Quote"/>
    <w:uiPriority w:val="29"/>
    <w:rsid w:val="009032D7"/>
    <w:rPr>
      <w:i/>
      <w:iCs/>
      <w:color w:val="404040" w:themeColor="text1" w:themeTint="BF"/>
    </w:rPr>
  </w:style>
  <w:style w:type="paragraph" w:styleId="ListParagraph">
    <w:name w:val="List Paragraph"/>
    <w:basedOn w:val="Normal"/>
    <w:uiPriority w:val="34"/>
    <w:qFormat/>
    <w:rsid w:val="009032D7"/>
    <w:pPr>
      <w:ind w:left="720"/>
      <w:contextualSpacing/>
    </w:pPr>
  </w:style>
  <w:style w:type="character" w:styleId="IntenseEmphasis">
    <w:name w:val="Intense Emphasis"/>
    <w:basedOn w:val="DefaultParagraphFont"/>
    <w:uiPriority w:val="21"/>
    <w:qFormat/>
    <w:rsid w:val="009032D7"/>
    <w:rPr>
      <w:i/>
      <w:iCs/>
      <w:color w:val="0F4761" w:themeColor="accent1" w:themeShade="BF"/>
    </w:rPr>
  </w:style>
  <w:style w:type="paragraph" w:styleId="IntenseQuote">
    <w:name w:val="Intense Quote"/>
    <w:basedOn w:val="Normal"/>
    <w:next w:val="Normal"/>
    <w:link w:val="IntenseQuoteChar"/>
    <w:uiPriority w:val="30"/>
    <w:qFormat/>
    <w:rsid w:val="00903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2D7"/>
    <w:rPr>
      <w:i/>
      <w:iCs/>
      <w:color w:val="0F4761" w:themeColor="accent1" w:themeShade="BF"/>
    </w:rPr>
  </w:style>
  <w:style w:type="character" w:styleId="IntenseReference">
    <w:name w:val="Intense Reference"/>
    <w:basedOn w:val="DefaultParagraphFont"/>
    <w:uiPriority w:val="32"/>
    <w:qFormat/>
    <w:rsid w:val="009032D7"/>
    <w:rPr>
      <w:b/>
      <w:bCs/>
      <w:smallCaps/>
      <w:color w:val="0F4761" w:themeColor="accent1" w:themeShade="BF"/>
      <w:spacing w:val="5"/>
    </w:rPr>
  </w:style>
  <w:style w:type="paragraph" w:styleId="Header">
    <w:name w:val="header"/>
    <w:basedOn w:val="Normal"/>
    <w:link w:val="HeaderChar"/>
    <w:uiPriority w:val="99"/>
    <w:unhideWhenUsed/>
    <w:rsid w:val="00903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2D7"/>
    <w:rPr>
      <w:rFonts w:ascii="Times New Roman" w:hAnsi="Times New Roman" w:cs="Times New Roman"/>
    </w:rPr>
  </w:style>
  <w:style w:type="paragraph" w:styleId="Footer">
    <w:name w:val="footer"/>
    <w:basedOn w:val="Normal"/>
    <w:link w:val="FooterChar"/>
    <w:uiPriority w:val="99"/>
    <w:unhideWhenUsed/>
    <w:rsid w:val="00903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2D7"/>
    <w:rPr>
      <w:rFonts w:ascii="Times New Roman" w:hAnsi="Times New Roman" w:cs="Times New Roman"/>
    </w:rPr>
  </w:style>
  <w:style w:type="character" w:styleId="PageNumber">
    <w:name w:val="page number"/>
    <w:basedOn w:val="DefaultParagraphFont"/>
    <w:uiPriority w:val="99"/>
    <w:semiHidden/>
    <w:unhideWhenUsed/>
    <w:rsid w:val="009032D7"/>
  </w:style>
  <w:style w:type="paragraph" w:styleId="Revision">
    <w:name w:val="Revision"/>
    <w:hidden/>
    <w:uiPriority w:val="99"/>
    <w:semiHidden/>
    <w:rsid w:val="00775625"/>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11</Pages>
  <Words>3282</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Namig Planov</dc:creator>
  <cp:keywords/>
  <dc:description/>
  <cp:lastModifiedBy>Namig Planov</cp:lastModifiedBy>
  <cp:revision>9</cp:revision>
  <cp:lastPrinted>2026-09-20T06:12:00Z</cp:lastPrinted>
  <dcterms:created xsi:type="dcterms:W3CDTF">2026-09-20T06:12:00Z</dcterms:created>
  <dcterms:modified xsi:type="dcterms:W3CDTF">2026-10-04T06:49:00Z</dcterms:modified>
</cp:coreProperties>
</file>
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12E34B" w14:textId="77777777" w:rsidR="00681279" w:rsidRDefault="00681279" w:rsidP="00681279">
      <w:pPr>
        <w:spacing w:after="0"/>
        <w:jc w:val="center"/>
        <w:rPr>
          <w:ins w:id="0" w:author="Namig Planov" w:date="2026-10-10T19:41:00Z" w16du:dateUtc="2026-10-10T23:41:00Z"/>
          <w:b/>
          <w:sz w:val="32"/>
        </w:rPr>
      </w:pPr>
    </w:p>
    <w:p w14:paraId="71093520" w14:textId="77777777" w:rsidR="00681279" w:rsidRDefault="00681279" w:rsidP="00681279">
      <w:pPr>
        <w:spacing w:after="0"/>
        <w:jc w:val="center"/>
        <w:rPr>
          <w:ins w:id="1" w:author="Namig Planov" w:date="2026-10-10T19:41:00Z" w16du:dateUtc="2026-10-10T23:41:00Z"/>
          <w:b/>
          <w:sz w:val="32"/>
        </w:rPr>
      </w:pPr>
    </w:p>
    <w:p w14:paraId="48CA32EA" w14:textId="77777777" w:rsidR="00681279" w:rsidRDefault="00681279" w:rsidP="00681279">
      <w:pPr>
        <w:spacing w:after="0"/>
        <w:jc w:val="center"/>
        <w:rPr>
          <w:ins w:id="2" w:author="Namig Planov" w:date="2026-10-10T19:41:00Z" w16du:dateUtc="2026-10-10T23:41:00Z"/>
          <w:b/>
          <w:sz w:val="32"/>
        </w:rPr>
      </w:pPr>
    </w:p>
    <w:p w14:paraId="7BA2137D" w14:textId="77777777" w:rsidR="00681279" w:rsidRDefault="00681279" w:rsidP="00681279">
      <w:pPr>
        <w:spacing w:after="0"/>
        <w:jc w:val="center"/>
        <w:rPr>
          <w:ins w:id="3" w:author="Namig Planov" w:date="2026-10-10T19:41:00Z" w16du:dateUtc="2026-10-10T23:41:00Z"/>
          <w:b/>
          <w:sz w:val="32"/>
        </w:rPr>
      </w:pPr>
    </w:p>
    <w:p w14:paraId="6D12DF1B" w14:textId="77777777" w:rsidR="00681279" w:rsidRDefault="00681279" w:rsidP="00681279">
      <w:pPr>
        <w:spacing w:after="0"/>
        <w:jc w:val="center"/>
        <w:rPr>
          <w:ins w:id="4" w:author="Namig Planov" w:date="2026-10-10T19:41:00Z" w16du:dateUtc="2026-10-10T23:41:00Z"/>
          <w:b/>
          <w:sz w:val="32"/>
        </w:rPr>
      </w:pPr>
    </w:p>
    <w:p w14:paraId="3D7F7852" w14:textId="77777777" w:rsidR="00681279" w:rsidRDefault="00681279" w:rsidP="00681279">
      <w:pPr>
        <w:spacing w:after="0"/>
        <w:jc w:val="center"/>
        <w:rPr>
          <w:ins w:id="5" w:author="Namig Planov" w:date="2026-10-10T19:41:00Z" w16du:dateUtc="2026-10-10T23:41:00Z"/>
          <w:b/>
          <w:sz w:val="32"/>
        </w:rPr>
      </w:pPr>
    </w:p>
    <w:p w14:paraId="4EC1BD50" w14:textId="77777990" w:rsidR="00816090" w:rsidRDefault="00000000" w:rsidP="00681279">
      <w:pPr>
        <w:spacing w:after="0"/>
        <w:jc w:val="center"/>
      </w:pPr>
      <w:r>
        <w:rPr>
          <w:b/>
          <w:sz w:val="32"/>
        </w:rPr>
        <w:t>Progress Report 3: Research Proposal</w:t>
      </w:r>
    </w:p>
    <w:p w14:paraId="798887EA" w14:textId="77777777" w:rsidR="00816090" w:rsidRDefault="00000000" w:rsidP="00681279">
      <w:pPr>
        <w:spacing w:after="0"/>
        <w:jc w:val="center"/>
      </w:pPr>
      <w:r>
        <w:rPr>
          <w:b/>
          <w:sz w:val="32"/>
        </w:rPr>
        <w:t>Explainable AI for Fraud Detection in Financial Transactions</w:t>
      </w:r>
    </w:p>
    <w:p w14:paraId="05D324C1" w14:textId="77777777" w:rsidR="00816090" w:rsidRDefault="00000000" w:rsidP="00681279">
      <w:pPr>
        <w:spacing w:after="0"/>
        <w:jc w:val="center"/>
      </w:pPr>
      <w:r>
        <w:rPr>
          <w:b/>
        </w:rPr>
        <w:t>Namig Planov</w:t>
      </w:r>
    </w:p>
    <w:p w14:paraId="1035C6A0" w14:textId="77777777" w:rsidR="00816090" w:rsidRDefault="00000000" w:rsidP="00681279">
      <w:pPr>
        <w:spacing w:after="0"/>
        <w:jc w:val="center"/>
      </w:pPr>
      <w:r>
        <w:rPr>
          <w:b/>
        </w:rPr>
        <w:t>School of IT and Engineering</w:t>
      </w:r>
    </w:p>
    <w:p w14:paraId="7A1198AD" w14:textId="77777777" w:rsidR="00816090" w:rsidRDefault="00000000" w:rsidP="00681279">
      <w:pPr>
        <w:spacing w:after="0"/>
        <w:jc w:val="center"/>
      </w:pPr>
      <w:r>
        <w:rPr>
          <w:b/>
        </w:rPr>
        <w:t>ADA University</w:t>
      </w:r>
    </w:p>
    <w:p w14:paraId="101B19AA" w14:textId="77777777" w:rsidR="00816090" w:rsidRDefault="00000000" w:rsidP="00681279">
      <w:pPr>
        <w:spacing w:after="0"/>
        <w:jc w:val="center"/>
      </w:pPr>
      <w:r>
        <w:rPr>
          <w:b/>
        </w:rPr>
        <w:t>Baku, Azerbaijan</w:t>
      </w:r>
    </w:p>
    <w:p w14:paraId="7AB44920" w14:textId="77777777" w:rsidR="00816090" w:rsidRDefault="00000000" w:rsidP="00681279">
      <w:pPr>
        <w:spacing w:after="0"/>
        <w:jc w:val="center"/>
      </w:pPr>
      <w:r>
        <w:rPr>
          <w:b/>
        </w:rPr>
        <w:t>nplanov24625@ada.edu.az</w:t>
      </w:r>
    </w:p>
    <w:p w14:paraId="71663D91" w14:textId="77777777" w:rsidR="00816090" w:rsidRDefault="00816090"/>
    <w:p w14:paraId="7A54E812" w14:textId="77777777" w:rsidR="00816090" w:rsidRDefault="00000000">
      <w:pPr>
        <w:pStyle w:val="Heading1"/>
        <w:jc w:val="center"/>
      </w:pPr>
      <w:r>
        <w:lastRenderedPageBreak/>
        <w:t>1. Problem Statement</w:t>
      </w:r>
    </w:p>
    <w:p w14:paraId="2657F93F" w14:textId="77777777" w:rsidR="00816090" w:rsidRDefault="00000000">
      <w:pPr>
        <w:pStyle w:val="Heading2"/>
      </w:pPr>
      <w:r>
        <w:t>1.1 Introduction to the problem</w:t>
      </w:r>
    </w:p>
    <w:p w14:paraId="2D15D65F" w14:textId="77777777" w:rsidR="00681279" w:rsidRDefault="00681279" w:rsidP="00681279">
      <w:pPr>
        <w:pStyle w:val="Heading2"/>
        <w:rPr>
          <w:ins w:id="6" w:author="Namig Planov" w:date="2026-10-10T19:33:00Z" w16du:dateUtc="2026-10-10T23:33:00Z"/>
        </w:rPr>
      </w:pPr>
      <w:ins w:id="7" w:author="Namig Planov" w:date="2026-10-10T19:33:00Z" w16du:dateUtc="2026-10-10T23:33:00Z">
        <w:r>
          <w:t>Fraud detection machine learning models are opaque and accurate. On all published benchmarks, gradient-boosted ensembles and deep architectures outperform their interpretable counterparts, but they cannot explain why a specific transaction was identified. But a flag can result in a declined payment, a frozen account or a report to a financial intelligence unit, so the industry has come to rely on post-hoc explainable AI (XAI), mainly SHAP and LIME, as the industry standard solution.</w:t>
        </w:r>
      </w:ins>
    </w:p>
    <w:p w14:paraId="39CDC1B2" w14:textId="77777777" w:rsidR="00681279" w:rsidRDefault="00681279" w:rsidP="00681279">
      <w:pPr>
        <w:pStyle w:val="Heading2"/>
        <w:rPr>
          <w:ins w:id="8" w:author="Namig Planov" w:date="2026-10-10T19:33:00Z" w16du:dateUtc="2026-10-10T23:33:00Z"/>
        </w:rPr>
      </w:pPr>
      <w:ins w:id="9" w:author="Namig Planov" w:date="2026-10-10T19:33:00Z" w16du:dateUtc="2026-10-10T23:33:00Z">
        <w:r>
          <w:t>In Progress Report 2, there was a literature review and this remedy was found to be largely untested. The present proposal is based on three findings. Explanation quality is asserted, not measured: A systematic review of 49 studies comparing the quality of explanations with the success of the model's predictions finds that more than 80% of the studies compare the quality of the explanations with the success rate in the prediction, while in fact, the two properties are logically independent. Second, evaluations conducted on real fraud analysts have yielded negative results — Weerts et al. (2019) did not observe any significant improvement in alert-processing performance when SHAP was provided, and Jesus et al. (2021) found that a popular set of explainers "a worse impact than desired". Third, the elements V1 to V28 in the field's most common dataset, the ULB European card dataset, are anonymous principal components, which means that no investigator can take action based on the SHAP attribution and no customer can be told that V14 "driven" the decision.</w:t>
        </w:r>
      </w:ins>
    </w:p>
    <w:p w14:paraId="18019F5C" w14:textId="258C9292" w:rsidR="00816090" w:rsidDel="00681279" w:rsidRDefault="00681279">
      <w:pPr>
        <w:pStyle w:val="Heading2"/>
        <w:rPr>
          <w:del w:id="10" w:author="Namig Planov" w:date="2026-10-10T19:33:00Z" w16du:dateUtc="2026-10-10T23:33:00Z"/>
        </w:rPr>
      </w:pPr>
      <w:ins w:id="11" w:author="Namig Planov" w:date="2026-10-10T19:33:00Z" w16du:dateUtc="2026-10-10T23:33:00Z">
        <w:r>
          <w:t>This research does not have the problem of lacking explanations for fraud models, however. But what has not been demonstrated is that the explanations already produced and used are faithful, stable, and actionable, and that a method that is novel for fraud data — resampling for extreme class imbalance — can introduce bias into those explanations that has not yet been tested in the field.</w:t>
        </w:r>
      </w:ins>
      <w:del w:id="12" w:author="Namig Planov" w:date="2026-10-10T19:33:00Z" w16du:dateUtc="2026-10-10T23:33:00Z">
        <w:r w:rsidR="00000000" w:rsidDel="00681279">
          <w:delText>Machine learning models that detect fraudulent payment transactions are accurate but opaque. Gradient-boosted ensembles and deep architectures outperform interpretable alternatives on every published benchmark, yet they cannot state why a particular transaction was flagged. Because a flag leads to a declined payment, a frozen account or a report to a financial intelligence unit, the industry has adopted post-hoc explainable AI (XAI) — principally SHAP and LIME — as the standard remedy.</w:delText>
        </w:r>
      </w:del>
    </w:p>
    <w:p w14:paraId="59838621" w14:textId="77777777" w:rsidR="00681279" w:rsidRPr="00681279" w:rsidRDefault="00681279" w:rsidP="00681279">
      <w:pPr>
        <w:rPr>
          <w:ins w:id="13" w:author="Namig Planov" w:date="2026-10-10T19:33:00Z" w16du:dateUtc="2026-10-10T23:33:00Z"/>
        </w:rPr>
      </w:pPr>
    </w:p>
    <w:p w14:paraId="114B4C1D" w14:textId="1C5DA6FD" w:rsidR="00816090" w:rsidDel="00681279" w:rsidRDefault="00000000">
      <w:pPr>
        <w:rPr>
          <w:del w:id="14" w:author="Namig Planov" w:date="2026-10-10T19:33:00Z" w16du:dateUtc="2026-10-10T23:33:00Z"/>
        </w:rPr>
      </w:pPr>
      <w:del w:id="15" w:author="Namig Planov" w:date="2026-10-10T19:33:00Z" w16du:dateUtc="2026-10-10T23:33:00Z">
        <w:r w:rsidDel="00681279">
          <w:delText>The literature review conducted in Progress Report 2 found that this remedy is largely unverified. Three findings drive the present proposal. First, explanation quality is asserted rather than measured: a systematic review of 49 studies reports that over 80% use the model's predictive performance as a proxy for the quality of its explanations, although the two properties are logically independent. Second, where explanations have been tested on real fraud analysts, the results have been negative — Weerts et al. (2019) found no significant improvement in alert-processing performance when SHAP was available, and Jesus et al. (2021) concluded that popular explainers had "a worse impact than desired". Third, the field's dominant benchmark, the ULB European card dataset, contains features V1–V28 that are anonymised principal components, so a SHAP attribution on that data states that "V14" drove the decision — a statement no investigator can act on and no customer can be told.</w:delText>
        </w:r>
      </w:del>
    </w:p>
    <w:p w14:paraId="10B3B726" w14:textId="55335377" w:rsidR="00816090" w:rsidDel="00681279" w:rsidRDefault="00000000">
      <w:pPr>
        <w:rPr>
          <w:del w:id="16" w:author="Namig Planov" w:date="2026-10-10T19:33:00Z" w16du:dateUtc="2026-10-10T23:33:00Z"/>
        </w:rPr>
      </w:pPr>
      <w:del w:id="17" w:author="Namig Planov" w:date="2026-10-10T19:33:00Z" w16du:dateUtc="2026-10-10T23:33:00Z">
        <w:r w:rsidDel="00681279">
          <w:delText xml:space="preserve">The problem this research addresses is therefore not that fraud models lack explanations. It is that </w:delText>
        </w:r>
        <w:r w:rsidDel="00681279">
          <w:rPr>
            <w:b/>
          </w:rPr>
          <w:delText>the explanations already being produced and relied upon have not been shown to be faithful, stable or actionable</w:delText>
        </w:r>
        <w:r w:rsidDel="00681279">
          <w:delText>, and that a methodological interaction specific to fraud data — the use of resampling to handle extreme class imbalance — may distort them in a way the field has not tested.</w:delText>
        </w:r>
      </w:del>
    </w:p>
    <w:p w14:paraId="5985F2A3" w14:textId="77777777" w:rsidR="00816090" w:rsidRDefault="00000000">
      <w:pPr>
        <w:pStyle w:val="Heading2"/>
      </w:pPr>
      <w:r>
        <w:t>1.2 Context and relevance</w:t>
      </w:r>
    </w:p>
    <w:p w14:paraId="76AB243D" w14:textId="77777777" w:rsidR="00681279" w:rsidRDefault="00681279">
      <w:pPr>
        <w:rPr>
          <w:ins w:id="18" w:author="Namig Planov" w:date="2026-10-10T19:34:00Z" w16du:dateUtc="2026-10-10T23:34:00Z"/>
        </w:rPr>
      </w:pPr>
      <w:ins w:id="19" w:author="Namig Planov" w:date="2026-10-10T19:34:00Z">
        <w:r w:rsidRPr="00681279">
          <w:t xml:space="preserve">Both regulatory and operational context. Financial-services and creditworthiness systems are considered high risk in the EU AI Act and Article 22 of the GDPR still limits automated </w:t>
        </w:r>
        <w:r w:rsidRPr="00681279">
          <w:lastRenderedPageBreak/>
          <w:t xml:space="preserve">decision-making, requiring institutions to document why automated decisions are made. Explanations are being created in bulk to meet obligations concerning which there is no evidential basis that has been examined. In practice, however, time is a constraint for human analysts to read the alerts and false positives cost customers directly. If an explanation fails to enhance the judgement of the analyst, then it makes no sense for the analyst in terms of use of review time; worse, if it is dishonest in itself, it can mislead the analyst. </w:t>
        </w:r>
      </w:ins>
    </w:p>
    <w:p w14:paraId="5714A8F6" w14:textId="7C417825" w:rsidR="00681279" w:rsidRDefault="00681279">
      <w:pPr>
        <w:rPr>
          <w:ins w:id="20" w:author="Namig Planov" w:date="2026-10-10T19:34:00Z" w16du:dateUtc="2026-10-10T23:34:00Z"/>
        </w:rPr>
      </w:pPr>
      <w:ins w:id="21" w:author="Namig Planov" w:date="2026-10-10T19:34:00Z">
        <w:r w:rsidRPr="00681279">
          <w:t xml:space="preserve">The consequences of the real world are thus tangible. If a bank records a "decision" with a false explanation, it is a bank that is not in accordance with a regulator, if one; if an analyst is not only trusting an "attribution" that is derived from an unstable model but also deciding whether a transaction is fraudulent or not, it is a wrong explanation or a false decision; if a customer is denied a payment because the bank did not rely on a model, that is, because the explanation is "unfaithful", there is no explanation at all, and that's a field's "dominant benchmark". However each of these failures is undetectable unless the quality of the explanation is measured directly. </w:t>
        </w:r>
      </w:ins>
    </w:p>
    <w:p w14:paraId="02BA3C26" w14:textId="42BC9108" w:rsidR="00816090" w:rsidDel="00681279" w:rsidRDefault="00681279">
      <w:pPr>
        <w:rPr>
          <w:del w:id="22" w:author="Namig Planov" w:date="2026-10-10T19:34:00Z" w16du:dateUtc="2026-10-10T23:34:00Z"/>
        </w:rPr>
      </w:pPr>
      <w:ins w:id="23" w:author="Namig Planov" w:date="2026-10-10T19:34:00Z">
        <w:r w:rsidRPr="00681279">
          <w:t>The relevance is methodological with computer science and data analytics. Although they are evaluated much less rigorously than the models they are used for, explanation methods are increasingly considered a validated part of a machine-learning pipeline. The problem of whether there is anything that is done “standardly” which is not measurable is a contribution to the validation of machine-learning systems in general, and the imbalance–explanation interaction is a concrete, testable instance of that more general problem.</w:t>
        </w:r>
      </w:ins>
      <w:del w:id="24" w:author="Namig Planov" w:date="2026-10-10T19:34:00Z" w16du:dateUtc="2026-10-10T23:34:00Z">
        <w:r w:rsidR="00000000" w:rsidDel="00681279">
          <w:delText>The context is both regulatory and operational. The EU AI Act classifies financial-services and creditworthiness systems as high-risk, and Article 22 of the GDPR continues to constrain solely automated decision-making, so institutions must document how automated decisions are reached. Explanations are consequently being generated at scale to satisfy obligations whose evidential basis has not been examined.</w:delText>
        </w:r>
      </w:del>
    </w:p>
    <w:p w14:paraId="3DA2249E" w14:textId="10DA69F0" w:rsidR="00816090" w:rsidDel="00681279" w:rsidRDefault="00000000">
      <w:pPr>
        <w:rPr>
          <w:del w:id="25" w:author="Namig Planov" w:date="2026-10-10T19:34:00Z" w16du:dateUtc="2026-10-10T23:34:00Z"/>
        </w:rPr>
      </w:pPr>
      <w:del w:id="26" w:author="Namig Planov" w:date="2026-10-10T19:34:00Z" w16du:dateUtc="2026-10-10T23:34:00Z">
        <w:r w:rsidDel="00681279">
          <w:delText>Operationally, fraud alerts are triaged by human analysts under time pressure, and false positives impose direct costs on customers. If an explanation does not improve an analyst's judgement, it consumes review time without benefit; worse, if it is unfaithful to the model it may actively mislead.</w:delText>
        </w:r>
      </w:del>
    </w:p>
    <w:p w14:paraId="10639EB1" w14:textId="4AA28D54" w:rsidR="00816090" w:rsidDel="00681279" w:rsidRDefault="00000000">
      <w:pPr>
        <w:rPr>
          <w:del w:id="27" w:author="Namig Planov" w:date="2026-10-10T19:34:00Z" w16du:dateUtc="2026-10-10T23:34:00Z"/>
        </w:rPr>
      </w:pPr>
      <w:del w:id="28" w:author="Namig Planov" w:date="2026-10-10T19:34:00Z" w16du:dateUtc="2026-10-10T23:34:00Z">
        <w:r w:rsidDel="00681279">
          <w:delText>The real-world implications are therefore concrete. A bank that documents an automated decision with an unfaithful explanation satisfies a regulator with an artefact that does not describe what the model did; an analyst who trusts an unstable attribution may clear a fraudulent transaction or escalate a legitimate one; and a customer denied a payment receives a reason that is, in the case of the field's dominant benchmark, not a reason at all. Each of these failures is invisible unless explanation quality is measured directly.</w:delText>
        </w:r>
      </w:del>
    </w:p>
    <w:p w14:paraId="58CB95E3" w14:textId="5914AA2D" w:rsidR="00816090" w:rsidRDefault="00000000">
      <w:del w:id="29" w:author="Namig Planov" w:date="2026-10-10T19:34:00Z" w16du:dateUtc="2026-10-10T23:34:00Z">
        <w:r w:rsidDel="00681279">
          <w:delText>For computer science and data analytics the relevance is methodological. Explanation methods are increasingly treated as a validated component of a machine-learning pipeline despite being evaluated far more loosely than the models they describe. Establishing whether standard practice survives direct measurement is a contribution to the validation of machine-learning systems generally, and the imbalance–explanation interaction is a concrete, testable instance of that broader question.</w:delText>
        </w:r>
      </w:del>
    </w:p>
    <w:p w14:paraId="1541F80A" w14:textId="77777777" w:rsidR="00816090" w:rsidRDefault="00000000">
      <w:pPr>
        <w:pStyle w:val="Heading1"/>
        <w:jc w:val="center"/>
      </w:pPr>
      <w:r>
        <w:t>2. Research Objectives</w:t>
      </w:r>
    </w:p>
    <w:p w14:paraId="1ED5518E" w14:textId="77777777" w:rsidR="00816090" w:rsidRDefault="00000000">
      <w:pPr>
        <w:pStyle w:val="Heading2"/>
      </w:pPr>
      <w:r>
        <w:t>2.1 Primary objective</w:t>
      </w:r>
    </w:p>
    <w:p w14:paraId="78A677B8" w14:textId="1C576596" w:rsidR="00816090" w:rsidDel="00681279" w:rsidRDefault="00681279">
      <w:pPr>
        <w:pStyle w:val="Heading2"/>
        <w:rPr>
          <w:del w:id="30" w:author="Namig Planov" w:date="2026-10-10T19:35:00Z" w16du:dateUtc="2026-10-10T23:35:00Z"/>
        </w:rPr>
      </w:pPr>
      <w:ins w:id="31" w:author="Namig Planov" w:date="2026-10-10T19:35:00Z">
        <w:r w:rsidRPr="00681279">
          <w:t>To measure empirically the quality of the post hoc explanations generated for models for transactional fraud detection, both with respect to their fidelity to the underlying model, stability when the input is perturbed slightly, and their semantic actionability, as well as to analyze whether working with class imbalance in the data systematically distorts them.</w:t>
        </w:r>
      </w:ins>
      <w:del w:id="32" w:author="Namig Planov" w:date="2026-10-10T19:35:00Z" w16du:dateUtc="2026-10-10T23:35:00Z">
        <w:r w:rsidR="00000000" w:rsidDel="00681279">
          <w:delText xml:space="preserve">To evaluate empirically the quality of post-hoc explanations produced for transactional fraud-detection models — specifically their </w:delText>
        </w:r>
        <w:r w:rsidR="00000000" w:rsidDel="00681279">
          <w:rPr>
            <w:b/>
          </w:rPr>
          <w:delText>fidelity</w:delText>
        </w:r>
        <w:r w:rsidR="00000000" w:rsidDel="00681279">
          <w:delText xml:space="preserve"> to the underlying model, their </w:delText>
        </w:r>
        <w:r w:rsidR="00000000" w:rsidDel="00681279">
          <w:rPr>
            <w:b/>
          </w:rPr>
          <w:delText>stability</w:delText>
        </w:r>
        <w:r w:rsidR="00000000" w:rsidDel="00681279">
          <w:delText xml:space="preserve"> under small input perturbations, and their </w:delText>
        </w:r>
        <w:r w:rsidR="00000000" w:rsidDel="00681279">
          <w:rPr>
            <w:b/>
          </w:rPr>
          <w:delText>semantic actionability</w:delText>
        </w:r>
        <w:r w:rsidR="00000000" w:rsidDel="00681279">
          <w:delText xml:space="preserve"> — and to determine whether class-imbalance handling systematically distorts them.</w:delText>
        </w:r>
      </w:del>
    </w:p>
    <w:p w14:paraId="1F2FF0F2" w14:textId="77777777" w:rsidR="00681279" w:rsidRPr="00681279" w:rsidRDefault="00681279" w:rsidP="00681279">
      <w:pPr>
        <w:rPr>
          <w:ins w:id="33" w:author="Namig Planov" w:date="2026-10-10T19:35:00Z" w16du:dateUtc="2026-10-10T23:35:00Z"/>
        </w:rPr>
      </w:pPr>
    </w:p>
    <w:p w14:paraId="254BC475" w14:textId="77777777" w:rsidR="00816090" w:rsidRDefault="00000000">
      <w:pPr>
        <w:pStyle w:val="Heading2"/>
      </w:pPr>
      <w:r>
        <w:t>2.2 Secondary objectives</w:t>
      </w:r>
    </w:p>
    <w:p w14:paraId="66BC84A8" w14:textId="014FF863" w:rsidR="00816090" w:rsidRDefault="00000000">
      <w:pPr>
        <w:pStyle w:val="ListParagraph"/>
        <w:spacing w:after="160"/>
        <w:jc w:val="both"/>
      </w:pPr>
      <w:r>
        <w:t xml:space="preserve">1. </w:t>
      </w:r>
      <w:ins w:id="34" w:author="Namig Planov" w:date="2026-10-10T19:35:00Z">
        <w:r w:rsidR="00681279" w:rsidRPr="00681279">
          <w:rPr>
            <w:b/>
            <w:bCs/>
            <w:rPrChange w:id="35" w:author="Namig Planov" w:date="2026-10-10T19:36:00Z" w16du:dateUtc="2026-10-10T23:36:00Z">
              <w:rPr/>
            </w:rPrChange>
          </w:rPr>
          <w:t>Set up a baseline for modelling that can be replicated.</w:t>
        </w:r>
        <w:r w:rsidR="00681279" w:rsidRPr="00681279">
          <w:t xml:space="preserve"> Fit the logistic regression, random forest and XGBoost classifiers on two public fraud datasets using time-ordered </w:t>
        </w:r>
        <w:r w:rsidR="00681279" w:rsidRPr="00681279">
          <w:lastRenderedPageBreak/>
          <w:t>splits instead of random splits. Measurable outcome: AUC-PR and recall at fixed alert budgets reported for each model–dataset pair, in the range of published results, with code and fixed random seeds released.</w:t>
        </w:r>
      </w:ins>
      <w:del w:id="36" w:author="Namig Planov" w:date="2026-10-10T19:35:00Z" w16du:dateUtc="2026-10-10T23:35:00Z">
        <w:r w:rsidDel="00681279">
          <w:rPr>
            <w:b/>
          </w:rPr>
          <w:delText>Establish a reproducible modelling baseline.</w:delText>
        </w:r>
        <w:r w:rsidDel="00681279">
          <w:delText xml:space="preserve"> Train logistic regression, random forest and XGBoost classifiers on two public fraud datasets using time-ordered rather than random splits. </w:delText>
        </w:r>
        <w:r w:rsidDel="00681279">
          <w:rPr>
            <w:i/>
          </w:rPr>
          <w:delText>Measurable outcome:</w:delText>
        </w:r>
        <w:r w:rsidDel="00681279">
          <w:delText xml:space="preserve"> AUC-PR and recall at fixed alert budgets reported for each model–dataset pair, within the range of published results, with code and fixed random seeds released.</w:delText>
        </w:r>
      </w:del>
    </w:p>
    <w:p w14:paraId="693A1E29" w14:textId="4275D78A" w:rsidR="00816090" w:rsidDel="00681279" w:rsidRDefault="00000000">
      <w:pPr>
        <w:pStyle w:val="ListParagraph"/>
        <w:spacing w:after="160"/>
        <w:jc w:val="both"/>
        <w:rPr>
          <w:del w:id="37" w:author="Namig Planov" w:date="2026-10-10T19:36:00Z" w16du:dateUtc="2026-10-10T23:36:00Z"/>
        </w:rPr>
      </w:pPr>
      <w:r>
        <w:t xml:space="preserve">2. </w:t>
      </w:r>
      <w:ins w:id="38" w:author="Namig Planov" w:date="2026-10-10T19:36:00Z">
        <w:r w:rsidR="00681279" w:rsidRPr="00681279">
          <w:rPr>
            <w:b/>
            <w:bCs/>
            <w:rPrChange w:id="39" w:author="Namig Planov" w:date="2026-10-10T19:36:00Z" w16du:dateUtc="2026-10-10T23:36:00Z">
              <w:rPr/>
            </w:rPrChange>
          </w:rPr>
          <w:t>Set up and use metrics of direct explanation quality.</w:t>
        </w:r>
        <w:r w:rsidR="00681279" w:rsidRPr="00681279">
          <w:t xml:space="preserve"> Calculate deletion–insertion curves and infidelity, maximum sensitivity under ε-bounded perturbation to compute stability, and Spearman rank correlation and Jaccard overlap of top-k features between SHAP and LIME to compute cross-method agreement. Measurable outcome: each measure is calculated with a sample size of at least 1,000 test instances, on which bootstrap confidence intervals are computed.</w:t>
        </w:r>
      </w:ins>
      <w:del w:id="40" w:author="Namig Planov" w:date="2026-10-10T19:36:00Z" w16du:dateUtc="2026-10-10T23:36:00Z">
        <w:r w:rsidDel="00681279">
          <w:rPr>
            <w:b/>
          </w:rPr>
          <w:delText>Implement and apply direct explanation-quality metrics.</w:delText>
        </w:r>
        <w:r w:rsidDel="00681279">
          <w:delText xml:space="preserve"> Compute fidelity (deletion–insertion curves and infidelity), stability (maximum sensitivity under ε-bounded perturbation) and cross-method agreement (Spearman rank correlation and Jaccard overlap of top-</w:delText>
        </w:r>
        <w:r w:rsidDel="00681279">
          <w:rPr>
            <w:i/>
          </w:rPr>
          <w:delText>k</w:delText>
        </w:r>
        <w:r w:rsidDel="00681279">
          <w:delText xml:space="preserve"> features between SHAP and LIME). </w:delText>
        </w:r>
        <w:r w:rsidDel="00681279">
          <w:rPr>
            <w:i/>
          </w:rPr>
          <w:delText>Measurable outcome:</w:delText>
        </w:r>
        <w:r w:rsidDel="00681279">
          <w:delText xml:space="preserve"> each metric computed over a sample of at least 1,000 test instances per configuration with bootstrap confidence intervals.</w:delText>
        </w:r>
      </w:del>
    </w:p>
    <w:p w14:paraId="4BB0E94C" w14:textId="77777777" w:rsidR="00681279" w:rsidRDefault="00681279">
      <w:pPr>
        <w:pStyle w:val="ListParagraph"/>
        <w:spacing w:after="160"/>
        <w:jc w:val="both"/>
        <w:rPr>
          <w:ins w:id="41" w:author="Namig Planov" w:date="2026-10-10T19:36:00Z" w16du:dateUtc="2026-10-10T23:36:00Z"/>
        </w:rPr>
      </w:pPr>
    </w:p>
    <w:p w14:paraId="75A3F1C5" w14:textId="15108131" w:rsidR="00816090" w:rsidRDefault="00000000">
      <w:pPr>
        <w:pStyle w:val="ListParagraph"/>
        <w:spacing w:after="160"/>
        <w:jc w:val="both"/>
      </w:pPr>
      <w:r>
        <w:t xml:space="preserve">3. </w:t>
      </w:r>
      <w:ins w:id="42" w:author="Namig Planov" w:date="2026-10-10T19:36:00Z">
        <w:r w:rsidR="00681279" w:rsidRPr="00681279">
          <w:rPr>
            <w:b/>
            <w:bCs/>
            <w:rPrChange w:id="43" w:author="Namig Planov" w:date="2026-10-10T19:36:00Z" w16du:dateUtc="2026-10-10T23:36:00Z">
              <w:rPr/>
            </w:rPrChange>
          </w:rPr>
          <w:t>Experiment with the interaction of imbalance/ explanation under controlled conditions.</w:t>
        </w:r>
        <w:r w:rsidR="00681279" w:rsidRPr="00681279">
          <w:t xml:space="preserve"> Explain under three regimes (natural imbalance, random undersampling and SMOTE) and compare explanations across regimes while strategically controlling predictive performance. Measurable outcome: Statistical test of the null hypothesis of the invariance of the order of explanation for resampling regimes, and effect sizes reported.</w:t>
        </w:r>
      </w:ins>
      <w:del w:id="44" w:author="Namig Planov" w:date="2026-10-10T19:36:00Z" w16du:dateUtc="2026-10-10T23:36:00Z">
        <w:r w:rsidDel="00681279">
          <w:rPr>
            <w:b/>
          </w:rPr>
          <w:delText>Test the imbalance–explanation interaction under controlled conditions.</w:delText>
        </w:r>
        <w:r w:rsidDel="00681279">
          <w:delText xml:space="preserve"> Train identical architectures under three regimes — natural imbalance, random undersampling and SMOTE — and compare explanations across them while holding predictive performance as a covariate. </w:delText>
        </w:r>
        <w:r w:rsidDel="00681279">
          <w:rPr>
            <w:i/>
          </w:rPr>
          <w:delText>Measurable outcome:</w:delText>
        </w:r>
        <w:r w:rsidDel="00681279">
          <w:delText xml:space="preserve"> a statistical test of the null hypothesis that explanation rankings are invariant to resampling regime, with effect sizes reported.</w:delText>
        </w:r>
      </w:del>
    </w:p>
    <w:p w14:paraId="2D7EFB78" w14:textId="0A8DD1E4" w:rsidR="00816090" w:rsidRDefault="00000000">
      <w:pPr>
        <w:pStyle w:val="ListParagraph"/>
        <w:spacing w:after="160"/>
        <w:jc w:val="both"/>
      </w:pPr>
      <w:r>
        <w:t xml:space="preserve">4. </w:t>
      </w:r>
      <w:ins w:id="45" w:author="Namig Planov" w:date="2026-10-10T19:36:00Z">
        <w:r w:rsidR="00681279" w:rsidRPr="00681279">
          <w:rPr>
            <w:b/>
            <w:bCs/>
            <w:rPrChange w:id="46" w:author="Namig Planov" w:date="2026-10-10T19:36:00Z" w16du:dateUtc="2026-10-10T23:36:00Z">
              <w:rPr/>
            </w:rPrChange>
          </w:rPr>
          <w:t>Develop a comparison of semantic actionability across feature representations.</w:t>
        </w:r>
        <w:r w:rsidR="00681279" w:rsidRPr="00681279">
          <w:t xml:space="preserve"> Create explanation reports of matched alerts generated from the PCA-anonymised ULB dataset and from the semantically named IEEE-CIS dataset and rate them against a rubric that covers the extraction of a named feature, direction, and plausible investigative next step. Measurable outcome: Rubric scores of at least 100 alerts per data set, with scores independently given by two raters and reports of agreement.</w:t>
        </w:r>
      </w:ins>
      <w:del w:id="47" w:author="Namig Planov" w:date="2026-10-10T19:36:00Z" w16du:dateUtc="2026-10-10T23:36:00Z">
        <w:r w:rsidDel="00681279">
          <w:rPr>
            <w:b/>
          </w:rPr>
          <w:delText>Compare semantic actionability across feature representations.</w:delText>
        </w:r>
        <w:r w:rsidDel="00681279">
          <w:delText xml:space="preserve"> Generate explanation reports for matched alerts from the PCA-anonymised ULB dataset and the semantically named IEEE-CIS dataset, and score them against a predefined rubric covering whether a named feature, a direction and a plausible investigative next step can be derived. </w:delText>
        </w:r>
        <w:r w:rsidDel="00681279">
          <w:rPr>
            <w:i/>
          </w:rPr>
          <w:delText>Measurable outcome:</w:delText>
        </w:r>
        <w:r w:rsidDel="00681279">
          <w:delText xml:space="preserve"> rubric scores for at least 100 alerts per dataset, rated independently by two raters with agreement reported.</w:delText>
        </w:r>
      </w:del>
    </w:p>
    <w:p w14:paraId="7B81E975" w14:textId="3F0A521C" w:rsidR="00816090" w:rsidDel="00681279" w:rsidRDefault="00000000">
      <w:pPr>
        <w:pStyle w:val="ListParagraph"/>
        <w:spacing w:after="160"/>
        <w:jc w:val="both"/>
        <w:rPr>
          <w:del w:id="48" w:author="Namig Planov" w:date="2026-10-10T19:37:00Z" w16du:dateUtc="2026-10-10T23:37:00Z"/>
        </w:rPr>
      </w:pPr>
      <w:r>
        <w:t xml:space="preserve">5. </w:t>
      </w:r>
      <w:r>
        <w:rPr>
          <w:b/>
        </w:rPr>
        <w:t>Release reusable artefacts.</w:t>
      </w:r>
      <w:del w:id="49" w:author="Namig Planov" w:date="2026-10-10T19:37:00Z" w16du:dateUtc="2026-10-10T23:37:00Z">
        <w:r w:rsidDel="00681279">
          <w:delText xml:space="preserve"> </w:delText>
        </w:r>
      </w:del>
      <w:ins w:id="50" w:author="Namig Planov" w:date="2026-10-10T19:37:00Z">
        <w:r w:rsidR="00681279" w:rsidRPr="00681279">
          <w:t xml:space="preserve"> Release the metric implementations, experimental setup and a brief practitioner checklist for explanation quality reporting. Measurable outcome is a public repository that calculates all the reported numbers from the raw data.</w:t>
        </w:r>
      </w:ins>
      <w:del w:id="51" w:author="Namig Planov" w:date="2026-10-10T19:37:00Z" w16du:dateUtc="2026-10-10T23:37:00Z">
        <w:r w:rsidDel="00681279">
          <w:delText xml:space="preserve">Publish the metric implementations, experimental configuration and a short practitioner checklist for reporting explanation quality. </w:delText>
        </w:r>
        <w:r w:rsidDel="00681279">
          <w:rPr>
            <w:i/>
          </w:rPr>
          <w:delText>Measurable outcome:</w:delText>
        </w:r>
        <w:r w:rsidDel="00681279">
          <w:delText xml:space="preserve"> a public repository that reproduces every reported figure from raw data.</w:delText>
        </w:r>
      </w:del>
    </w:p>
    <w:p w14:paraId="41E6168E" w14:textId="77777777" w:rsidR="00816090" w:rsidRDefault="00000000" w:rsidP="00681279">
      <w:pPr>
        <w:pStyle w:val="ListParagraph"/>
        <w:spacing w:after="160"/>
        <w:jc w:val="both"/>
      </w:pPr>
      <w:r>
        <w:t>Objectives 2, 3 and 4 operationalise research questions RQ2, RQ3 and RQ4 of Progress Report 2 and address Gaps 1, 2 and 4 identified there.</w:t>
      </w:r>
    </w:p>
    <w:p w14:paraId="32FC128A" w14:textId="77777777" w:rsidR="00816090" w:rsidRDefault="00000000">
      <w:pPr>
        <w:pStyle w:val="Heading1"/>
        <w:jc w:val="center"/>
      </w:pPr>
      <w:r>
        <w:t>3. Selected Methodology</w:t>
      </w:r>
    </w:p>
    <w:p w14:paraId="0B600084" w14:textId="77777777" w:rsidR="00816090" w:rsidRDefault="00000000">
      <w:pPr>
        <w:pStyle w:val="Heading2"/>
      </w:pPr>
      <w:r>
        <w:t>3.1 Research approach</w:t>
      </w:r>
    </w:p>
    <w:p w14:paraId="7C239CF5" w14:textId="77777777" w:rsidR="00681279" w:rsidRDefault="00681279">
      <w:pPr>
        <w:rPr>
          <w:ins w:id="52" w:author="Namig Planov" w:date="2026-10-10T19:38:00Z" w16du:dateUtc="2026-10-10T23:38:00Z"/>
        </w:rPr>
      </w:pPr>
      <w:ins w:id="53" w:author="Namig Planov" w:date="2026-10-10T19:38:00Z">
        <w:r w:rsidRPr="00681279">
          <w:t xml:space="preserve">The research design is a mixed-methods design and the quantitative part of the study is dominant. The three objectives (1–3) are quantitative and experimental and involve the </w:t>
        </w:r>
        <w:r w:rsidRPr="00681279">
          <w:lastRenderedPageBreak/>
          <w:t xml:space="preserve">calculation of measurable properties of the outputs of the explanations under controlled manipulation of a single variable (the resampling regime) and differences assessed statistically. There is a limited but structured qualitative element added in Objective 4 as actionability cannot be expressed on a scalar and must be evaluated with a rubric. This is suitable since the identified gap is that of the field using narrative claims rather than measurement. </w:t>
        </w:r>
      </w:ins>
    </w:p>
    <w:p w14:paraId="7D008D42" w14:textId="239DE9EB" w:rsidR="00816090" w:rsidRPr="00681279" w:rsidDel="00681279" w:rsidRDefault="00681279">
      <w:pPr>
        <w:rPr>
          <w:del w:id="54" w:author="Namig Planov" w:date="2026-10-10T19:38:00Z" w16du:dateUtc="2026-10-10T23:38:00Z"/>
        </w:rPr>
      </w:pPr>
      <w:ins w:id="55" w:author="Namig Planov" w:date="2026-10-10T19:38:00Z">
        <w:r w:rsidRPr="00681279">
          <w:t>A purely qualitative study would be no better at addressing whether an explanation is meaningful—a question at the heart of Gap 4—but a purely quantitative study would fall short in this regard. The unbalanced design needed for Objective 3 is also only available in computational experimentation, as the model trained under another design regime (counterfactual) is not present in observational data</w:t>
        </w:r>
      </w:ins>
      <w:del w:id="56" w:author="Namig Planov" w:date="2026-10-10T19:38:00Z" w16du:dateUtc="2026-10-10T23:38:00Z">
        <w:r w:rsidR="00000000" w:rsidRPr="00681279" w:rsidDel="00681279">
          <w:delText xml:space="preserve">The study follows a </w:delText>
        </w:r>
        <w:r w:rsidR="00000000" w:rsidRPr="00681279" w:rsidDel="00681279">
          <w:rPr>
            <w:rPrChange w:id="57" w:author="Namig Planov" w:date="2026-10-10T19:38:00Z" w16du:dateUtc="2026-10-10T23:38:00Z">
              <w:rPr>
                <w:b/>
                <w:bCs/>
              </w:rPr>
            </w:rPrChange>
          </w:rPr>
          <w:delText>mixed-methods design with a dominant quantitative strand</w:delText>
        </w:r>
        <w:r w:rsidR="00000000" w:rsidRPr="00681279" w:rsidDel="00681279">
          <w:delText>. Objectives 1–3 are quantitative and experimental: measurable properties of explanation outputs are computed under controlled manipulation of a single variable (the resampling regime), and differences are assessed statistically. Objective 4 adds a small structured qualitative component, since actionability cannot be reduced to a scalar and must be judged against a rubric.</w:delText>
        </w:r>
      </w:del>
    </w:p>
    <w:p w14:paraId="19381DDB" w14:textId="21DD1EB6" w:rsidR="00816090" w:rsidRPr="00681279" w:rsidRDefault="00000000">
      <w:del w:id="58" w:author="Namig Planov" w:date="2026-10-10T19:38:00Z" w16du:dateUtc="2026-10-10T23:38:00Z">
        <w:r w:rsidRPr="00681279" w:rsidDel="00681279">
          <w:delText xml:space="preserve">This approach is appropriate because the identified gap is precisely that the field substitutes narrative claims for measurement. A purely qualitative study would reproduce that weakness; a purely quantitative one could not address whether an explanation is </w:delText>
        </w:r>
        <w:r w:rsidRPr="00681279" w:rsidDel="00681279">
          <w:rPr>
            <w:i/>
          </w:rPr>
          <w:delText>meaningful</w:delText>
        </w:r>
        <w:r w:rsidRPr="00681279" w:rsidDel="00681279">
          <w:delText>, which is the substance of Gap 4. Computational experimentation is also the only design that permits the imbalance manipulation required by Objective 3, because the counterfactual — the same model trained under a different regime — does not exist in observational data</w:delText>
        </w:r>
      </w:del>
      <w:r w:rsidRPr="00681279">
        <w:t>.</w:t>
      </w:r>
    </w:p>
    <w:p w14:paraId="18DE1E39" w14:textId="77777777" w:rsidR="00816090" w:rsidRDefault="00000000">
      <w:pPr>
        <w:pStyle w:val="Heading2"/>
      </w:pPr>
      <w:r>
        <w:t>3.2 Data collection methods</w:t>
      </w:r>
    </w:p>
    <w:p w14:paraId="1C3A2502" w14:textId="05FFDFD6" w:rsidR="00816090" w:rsidDel="00681279" w:rsidRDefault="00681279">
      <w:pPr>
        <w:rPr>
          <w:del w:id="59" w:author="Namig Planov" w:date="2026-10-10T19:39:00Z" w16du:dateUtc="2026-10-10T23:39:00Z"/>
        </w:rPr>
      </w:pPr>
      <w:ins w:id="60" w:author="Namig Planov" w:date="2026-10-10T19:39:00Z">
        <w:r w:rsidRPr="00681279">
          <w:t>The research is based on secondary data (two public benchmark data sets, no new data was collected from individuals). ULB Credit Card Fraud Detection consists of 284,807 transactions from European credit cardholders during two days in September 2013, with 492 of these transactions (0.172%) being fraudulent. The features V1 - V28 are the principal components, while the remaining components, such as Time and Amount, are not transformed. It is included because it is the field's dominant benchmark and so results can be compared directly with previous work; and because it is a field benchmark where results can be compared with those of the negative case (Objective 4) which has anonymous features. IEEE-CIS Fraud Detection, supplied by Vesta Corporation, has 590,540 labeled e-commerce transactions, with ~3.5% of fraud, and several hundred features, many of which are semantically named: transaction amount, product code, card and address fields, email domains, counting features, time deltas. It provides the feature space that can be interpreted by Objective 4, and the time-based separation of train/test data provides the basis of using temporal rather than random split. The main objects of measurement are not transactions but explanation outputs which are synthesized, not collected, from the transactions. The public benchmarks are suitable because they enable the reproduction of the results, there is no processing of personal data, and the results can be compared with the published results of the review criticized.</w:t>
        </w:r>
      </w:ins>
      <w:del w:id="61" w:author="Namig Planov" w:date="2026-10-10T19:39:00Z" w16du:dateUtc="2026-10-10T23:39:00Z">
        <w:r w:rsidR="00000000" w:rsidDel="00681279">
          <w:delText xml:space="preserve">The research uses </w:delText>
        </w:r>
        <w:r w:rsidR="00000000" w:rsidDel="00681279">
          <w:rPr>
            <w:b/>
          </w:rPr>
          <w:delText>secondary data</w:delText>
        </w:r>
        <w:r w:rsidR="00000000" w:rsidDel="00681279">
          <w:delText>: two public benchmark datasets, with no new data collected from individuals.</w:delText>
        </w:r>
      </w:del>
    </w:p>
    <w:p w14:paraId="7DAA8F52" w14:textId="06D4BFFC" w:rsidR="00816090" w:rsidDel="00681279" w:rsidRDefault="00000000">
      <w:pPr>
        <w:rPr>
          <w:del w:id="62" w:author="Namig Planov" w:date="2026-10-10T19:39:00Z" w16du:dateUtc="2026-10-10T23:39:00Z"/>
        </w:rPr>
      </w:pPr>
      <w:del w:id="63" w:author="Namig Planov" w:date="2026-10-10T19:39:00Z" w16du:dateUtc="2026-10-10T23:39:00Z">
        <w:r w:rsidDel="00681279">
          <w:rPr>
            <w:b/>
          </w:rPr>
          <w:delText>ULB Credit Card Fraud Detection</w:delText>
        </w:r>
        <w:r w:rsidDel="00681279">
          <w:delText xml:space="preserve"> contains 284,807 transactions made by European cardholders over two days in September 2013, of which 492 (0.172%) are fraudulent. Features V1–V28 are principal components; only </w:delText>
        </w:r>
        <w:r w:rsidDel="00681279">
          <w:rPr>
            <w:i/>
          </w:rPr>
          <w:delText>Time</w:delText>
        </w:r>
        <w:r w:rsidDel="00681279">
          <w:delText xml:space="preserve"> and </w:delText>
        </w:r>
        <w:r w:rsidDel="00681279">
          <w:rPr>
            <w:i/>
          </w:rPr>
          <w:delText>Amount</w:delText>
        </w:r>
        <w:r w:rsidDel="00681279">
          <w:delText xml:space="preserve"> are untransformed. It is included because it is the field's dominant benchmark, which makes results directly comparable with prior work, and because its anonymised features provide the negative case for Objective 4.</w:delText>
        </w:r>
      </w:del>
    </w:p>
    <w:p w14:paraId="13493594" w14:textId="26584909" w:rsidR="00816090" w:rsidDel="00681279" w:rsidRDefault="00000000">
      <w:pPr>
        <w:rPr>
          <w:del w:id="64" w:author="Namig Planov" w:date="2026-10-10T19:39:00Z" w16du:dateUtc="2026-10-10T23:39:00Z"/>
        </w:rPr>
      </w:pPr>
      <w:del w:id="65" w:author="Namig Planov" w:date="2026-10-10T19:39:00Z" w16du:dateUtc="2026-10-10T23:39:00Z">
        <w:r w:rsidDel="00681279">
          <w:rPr>
            <w:b/>
          </w:rPr>
          <w:delText>IEEE-CIS Fraud Detection</w:delText>
        </w:r>
        <w:r w:rsidDel="00681279">
          <w:delText>, provided by Vesta Corporation, contains 590,540 labelled e-commerce transactions with approximately 3.5% fraud and several hundred features, many semantically named — transaction amount, product code, card and address fields, email domains, counting features and time deltas. It supplies the interpretable feature space Objective 4 requires, and its time-ordered train/test separation supports the use of temporal rather than random splits.</w:delText>
        </w:r>
      </w:del>
    </w:p>
    <w:p w14:paraId="7A991ABF" w14:textId="7E650F10" w:rsidR="00816090" w:rsidRDefault="00000000">
      <w:del w:id="66" w:author="Namig Planov" w:date="2026-10-10T19:39:00Z" w16du:dateUtc="2026-10-10T23:39:00Z">
        <w:r w:rsidDel="00681279">
          <w:delText xml:space="preserve">The primary objects of measurement are not the transactions themselves but the </w:delText>
        </w:r>
        <w:r w:rsidDel="00681279">
          <w:rPr>
            <w:b/>
          </w:rPr>
          <w:delText>explanation outputs generated from them</w:delText>
        </w:r>
        <w:r w:rsidDel="00681279">
          <w:delText>, which are produced experimentally rather than collected. Public benchmarks are appropriate because they permit exact reproduction, avoid processing personal data, and allow comparison against the published results the review criticised.</w:delText>
        </w:r>
      </w:del>
    </w:p>
    <w:p w14:paraId="5EA40320" w14:textId="77777777" w:rsidR="00816090" w:rsidRDefault="00000000">
      <w:pPr>
        <w:pStyle w:val="Heading2"/>
      </w:pPr>
      <w:r>
        <w:lastRenderedPageBreak/>
        <w:t>3.3 Data analysis techniques</w:t>
      </w:r>
    </w:p>
    <w:p w14:paraId="5518D8A3" w14:textId="69505553" w:rsidR="00816090" w:rsidDel="00681279" w:rsidRDefault="00681279">
      <w:pPr>
        <w:rPr>
          <w:del w:id="67" w:author="Namig Planov" w:date="2026-10-10T19:39:00Z" w16du:dateUtc="2026-10-10T23:39:00Z"/>
        </w:rPr>
      </w:pPr>
      <w:ins w:id="68" w:author="Namig Planov" w:date="2026-10-10T19:39:00Z">
        <w:r w:rsidRPr="00681279">
          <w:t>The models will be implemented in Python 3.11 and will include logistic regression, random forest, gradient boosting (XGBoost), and SMOTE and random undersampling (imbalanced-learn). Explanations will be produced using the shap library (TreeExplainer for tree ensembles, KernelExplainer if model-agnostic comparisons need to be made) and lime. Predictive performance will be reported as AUC-PR and recall at a fixed alert budget, instead of accuracy, which is uninformative at a base rate of 0.17%. The deletion–insertion curves, infidelity and maximum-sensitivity scores as well as rank-agreement statistics between explainers will be used to analyse the quality of the explanations. For each instance, Inference will perform paired non-parametric tests (Wilcoxon signed-rank for paired comparisons) with bootstrap confidence intervals and Holm correction for multiple comparisons between resampling regimes. Krippendorff's alpha will be used for reporting inter-rater agreement on the actionability rubric. Fixed seeds will be used throughout all experiments and version controlled in Git.</w:t>
        </w:r>
      </w:ins>
      <w:del w:id="69" w:author="Namig Planov" w:date="2026-10-10T19:39:00Z" w16du:dateUtc="2026-10-10T23:39:00Z">
        <w:r w:rsidR="00000000" w:rsidDel="00681279">
          <w:delText xml:space="preserve">Models will be implemented in Python 3.11 using scikit-learn for logistic regression and random forests, XGBoost for gradient boosting, and imbalanced-learn for SMOTE and random undersampling. Explanations will be generated with the </w:delText>
        </w:r>
        <w:r w:rsidR="00000000" w:rsidDel="00681279">
          <w:rPr>
            <w:rFonts w:ascii="Consolas" w:hAnsi="Consolas"/>
            <w:sz w:val="22"/>
          </w:rPr>
          <w:delText>shap</w:delText>
        </w:r>
        <w:r w:rsidR="00000000" w:rsidDel="00681279">
          <w:delText xml:space="preserve"> library (TreeExplainer for tree ensembles, KernelExplainer where model-agnostic comparison is required) and </w:delText>
        </w:r>
        <w:r w:rsidR="00000000" w:rsidDel="00681279">
          <w:rPr>
            <w:rFonts w:ascii="Consolas" w:hAnsi="Consolas"/>
            <w:sz w:val="22"/>
          </w:rPr>
          <w:delText>lime</w:delText>
        </w:r>
        <w:r w:rsidR="00000000" w:rsidDel="00681279">
          <w:delText>.</w:delText>
        </w:r>
      </w:del>
    </w:p>
    <w:p w14:paraId="353BC247" w14:textId="54B0DCEF" w:rsidR="00816090" w:rsidDel="00681279" w:rsidRDefault="00000000">
      <w:pPr>
        <w:rPr>
          <w:del w:id="70" w:author="Namig Planov" w:date="2026-10-10T19:39:00Z" w16du:dateUtc="2026-10-10T23:39:00Z"/>
        </w:rPr>
      </w:pPr>
      <w:del w:id="71" w:author="Namig Planov" w:date="2026-10-10T19:39:00Z" w16du:dateUtc="2026-10-10T23:39:00Z">
        <w:r w:rsidDel="00681279">
          <w:delText>Predictive performance will be reported as AUC-PR and recall at fixed alert budgets rather than accuracy, which is uninformative at a 0.17% base rate. Explanation quality will be analysed through deletion–insertion curves, infidelity and maximum-sensitivity scores, and rank-agreement statistics between explainers.</w:delText>
        </w:r>
      </w:del>
    </w:p>
    <w:p w14:paraId="5098E832" w14:textId="20188FC6" w:rsidR="00816090" w:rsidRDefault="00000000">
      <w:del w:id="72" w:author="Namig Planov" w:date="2026-10-10T19:39:00Z" w16du:dateUtc="2026-10-10T23:39:00Z">
        <w:r w:rsidDel="00681279">
          <w:delText>Inference will use paired non-parametric tests across instances — Wilcoxon signed-rank for paired comparisons between resampling regimes — with bootstrap confidence intervals and Holm correction for multiple comparisons. Inter-rater agreement on the actionability rubric will be reported using Krippendorff's alpha. All experiments will use fixed seeds and be version-controlled in Git.</w:delText>
        </w:r>
      </w:del>
    </w:p>
    <w:p w14:paraId="1510AE2B" w14:textId="77777777" w:rsidR="00816090" w:rsidRDefault="00000000">
      <w:pPr>
        <w:pStyle w:val="Heading1"/>
        <w:jc w:val="center"/>
      </w:pPr>
      <w:r>
        <w:t>4. Proposed Research Design</w:t>
      </w:r>
    </w:p>
    <w:p w14:paraId="3BF65F98" w14:textId="77777777" w:rsidR="00816090" w:rsidRDefault="00000000">
      <w:pPr>
        <w:pStyle w:val="Heading2"/>
      </w:pPr>
      <w:r>
        <w:t>4.1 Research structure</w:t>
      </w:r>
    </w:p>
    <w:p w14:paraId="75BE17FE" w14:textId="51B507F7" w:rsidR="00816090" w:rsidDel="00681279" w:rsidRDefault="00681279">
      <w:pPr>
        <w:pStyle w:val="Heading2"/>
        <w:rPr>
          <w:del w:id="73" w:author="Namig Planov" w:date="2026-10-10T19:40:00Z" w16du:dateUtc="2026-10-10T23:40:00Z"/>
        </w:rPr>
      </w:pPr>
      <w:ins w:id="74" w:author="Namig Planov" w:date="2026-10-10T19:40:00Z">
        <w:r w:rsidRPr="00681279">
          <w:t>The work is carried out in seven phases. Environment set-up, data collection and preliminary analysis. Development of baseline models using splits over time, and performance comparisons based on published models. (S3) Pipeline for building explanation for SHAP and LIME. For those same reasons, the implementation of the explanation quality metrics and the validation of the implementations on synthetic models where the true feature importances are known by construction is necessary. (S5) The experiment on controlled imbalance. Semantic actionability study (S6). Statistical analysis, error analysis and writing (S7).</w:t>
        </w:r>
      </w:ins>
      <w:del w:id="75" w:author="Namig Planov" w:date="2026-10-10T19:40:00Z" w16du:dateUtc="2026-10-10T23:40:00Z">
        <w:r w:rsidR="00000000" w:rsidDel="00681279">
          <w:delText xml:space="preserve">The work proceeds in seven stages. </w:delText>
        </w:r>
        <w:r w:rsidR="00000000" w:rsidDel="00681279">
          <w:rPr>
            <w:b/>
          </w:rPr>
          <w:delText>(S1)</w:delText>
        </w:r>
        <w:r w:rsidR="00000000" w:rsidDel="00681279">
          <w:delText xml:space="preserve"> Environment setup, data acquisition and exploratory analysis. </w:delText>
        </w:r>
        <w:r w:rsidR="00000000" w:rsidDel="00681279">
          <w:rPr>
            <w:b/>
          </w:rPr>
          <w:delText>(S2)</w:delText>
        </w:r>
        <w:r w:rsidR="00000000" w:rsidDel="00681279">
          <w:delText xml:space="preserve"> Baseline model development with time-ordered splits and performance benchmarking against published figures. </w:delText>
        </w:r>
        <w:r w:rsidR="00000000" w:rsidDel="00681279">
          <w:rPr>
            <w:b/>
          </w:rPr>
          <w:delText>(S3)</w:delText>
        </w:r>
        <w:r w:rsidR="00000000" w:rsidDel="00681279">
          <w:delText xml:space="preserve"> Construction of the explanation-generation pipeline for SHAP and LIME. </w:delText>
        </w:r>
        <w:r w:rsidR="00000000" w:rsidDel="00681279">
          <w:rPr>
            <w:b/>
          </w:rPr>
          <w:delText>(S4)</w:delText>
        </w:r>
        <w:r w:rsidR="00000000" w:rsidDel="00681279">
          <w:delText xml:space="preserve"> Implementation of the explanation-quality metrics and validation of those implementations on synthetic models whose true feature importances are known by construction — a necessary control, since a metric that cannot recover a known answer cannot be trusted on an unknown one. </w:delText>
        </w:r>
        <w:r w:rsidR="00000000" w:rsidDel="00681279">
          <w:rPr>
            <w:b/>
          </w:rPr>
          <w:delText>(S5)</w:delText>
        </w:r>
        <w:r w:rsidR="00000000" w:rsidDel="00681279">
          <w:delText xml:space="preserve"> The controlled imbalance experiment. </w:delText>
        </w:r>
        <w:r w:rsidR="00000000" w:rsidDel="00681279">
          <w:rPr>
            <w:b/>
          </w:rPr>
          <w:delText>(S6)</w:delText>
        </w:r>
        <w:r w:rsidR="00000000" w:rsidDel="00681279">
          <w:delText xml:space="preserve"> The semantic actionability study. </w:delText>
        </w:r>
        <w:r w:rsidR="00000000" w:rsidDel="00681279">
          <w:rPr>
            <w:b/>
          </w:rPr>
          <w:delText>(S7)</w:delText>
        </w:r>
        <w:r w:rsidR="00000000" w:rsidDel="00681279">
          <w:delText xml:space="preserve"> Statistical analysis, error analysis and writing.</w:delText>
        </w:r>
      </w:del>
    </w:p>
    <w:p w14:paraId="0142F347" w14:textId="77777777" w:rsidR="00681279" w:rsidRPr="00681279" w:rsidRDefault="00681279" w:rsidP="00681279">
      <w:pPr>
        <w:rPr>
          <w:ins w:id="76" w:author="Namig Planov" w:date="2026-10-10T19:40:00Z" w16du:dateUtc="2026-10-10T23:40:00Z"/>
        </w:rPr>
      </w:pPr>
    </w:p>
    <w:p w14:paraId="18AB59F2" w14:textId="77777777" w:rsidR="00816090" w:rsidRDefault="00000000">
      <w:pPr>
        <w:pStyle w:val="Heading2"/>
      </w:pPr>
      <w:r>
        <w:t>4.2 Timeline</w:t>
      </w:r>
    </w:p>
    <w:tbl>
      <w:tblPr>
        <w:tblW w:w="0" w:type="auto"/>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ook w:val="04A0" w:firstRow="1" w:lastRow="0" w:firstColumn="1" w:lastColumn="0" w:noHBand="0" w:noVBand="1"/>
      </w:tblPr>
      <w:tblGrid>
        <w:gridCol w:w="2158"/>
        <w:gridCol w:w="7192"/>
      </w:tblGrid>
      <w:tr w:rsidR="00816090" w14:paraId="7590BF6D" w14:textId="77777777">
        <w:tc>
          <w:tcPr>
            <w:tcW w:w="2160" w:type="dxa"/>
          </w:tcPr>
          <w:p w14:paraId="00A65755" w14:textId="77777777" w:rsidR="00816090" w:rsidRDefault="00000000">
            <w:pPr>
              <w:spacing w:after="40" w:line="240" w:lineRule="auto"/>
            </w:pPr>
            <w:r>
              <w:rPr>
                <w:b/>
                <w:sz w:val="22"/>
              </w:rPr>
              <w:t>Period</w:t>
            </w:r>
          </w:p>
        </w:tc>
        <w:tc>
          <w:tcPr>
            <w:tcW w:w="7200" w:type="dxa"/>
          </w:tcPr>
          <w:p w14:paraId="0871171F" w14:textId="77777777" w:rsidR="00816090" w:rsidRDefault="00000000">
            <w:pPr>
              <w:spacing w:after="40" w:line="240" w:lineRule="auto"/>
            </w:pPr>
            <w:r>
              <w:rPr>
                <w:b/>
                <w:sz w:val="22"/>
              </w:rPr>
              <w:t>Activity</w:t>
            </w:r>
          </w:p>
        </w:tc>
      </w:tr>
      <w:tr w:rsidR="00816090" w14:paraId="50EE3413" w14:textId="77777777">
        <w:tc>
          <w:tcPr>
            <w:tcW w:w="2160" w:type="dxa"/>
          </w:tcPr>
          <w:p w14:paraId="4D0CA2A8" w14:textId="77777777" w:rsidR="00816090" w:rsidRDefault="00000000">
            <w:pPr>
              <w:spacing w:after="40" w:line="240" w:lineRule="auto"/>
            </w:pPr>
            <w:r>
              <w:rPr>
                <w:sz w:val="22"/>
              </w:rPr>
              <w:t>October 2026</w:t>
            </w:r>
          </w:p>
        </w:tc>
        <w:tc>
          <w:tcPr>
            <w:tcW w:w="7200" w:type="dxa"/>
          </w:tcPr>
          <w:p w14:paraId="78C8F865" w14:textId="77777777" w:rsidR="00816090" w:rsidRDefault="00000000">
            <w:pPr>
              <w:spacing w:after="40" w:line="240" w:lineRule="auto"/>
            </w:pPr>
            <w:r>
              <w:rPr>
                <w:sz w:val="22"/>
              </w:rPr>
              <w:t>Finalise literature review; S1 — environment, data acquisition, exploratory analysis</w:t>
            </w:r>
          </w:p>
        </w:tc>
      </w:tr>
      <w:tr w:rsidR="00816090" w14:paraId="2375C7A0" w14:textId="77777777">
        <w:tc>
          <w:tcPr>
            <w:tcW w:w="2160" w:type="dxa"/>
          </w:tcPr>
          <w:p w14:paraId="5D50A0A1" w14:textId="77777777" w:rsidR="00816090" w:rsidRDefault="00000000">
            <w:pPr>
              <w:spacing w:after="40" w:line="240" w:lineRule="auto"/>
            </w:pPr>
            <w:r>
              <w:rPr>
                <w:sz w:val="22"/>
              </w:rPr>
              <w:t>November 2026</w:t>
            </w:r>
          </w:p>
        </w:tc>
        <w:tc>
          <w:tcPr>
            <w:tcW w:w="7200" w:type="dxa"/>
          </w:tcPr>
          <w:p w14:paraId="792F379F" w14:textId="77777777" w:rsidR="00816090" w:rsidRDefault="00000000">
            <w:pPr>
              <w:spacing w:after="40" w:line="240" w:lineRule="auto"/>
            </w:pPr>
            <w:r>
              <w:rPr>
                <w:sz w:val="22"/>
              </w:rPr>
              <w:t>S2 — baseline models, time-ordered splits, performance benchmarking</w:t>
            </w:r>
          </w:p>
        </w:tc>
      </w:tr>
      <w:tr w:rsidR="00816090" w14:paraId="65CFF471" w14:textId="77777777">
        <w:tc>
          <w:tcPr>
            <w:tcW w:w="2160" w:type="dxa"/>
          </w:tcPr>
          <w:p w14:paraId="7877F826" w14:textId="77777777" w:rsidR="00816090" w:rsidRDefault="00000000">
            <w:pPr>
              <w:spacing w:after="40" w:line="240" w:lineRule="auto"/>
            </w:pPr>
            <w:r>
              <w:rPr>
                <w:sz w:val="22"/>
              </w:rPr>
              <w:t>December 2026</w:t>
            </w:r>
          </w:p>
        </w:tc>
        <w:tc>
          <w:tcPr>
            <w:tcW w:w="7200" w:type="dxa"/>
          </w:tcPr>
          <w:p w14:paraId="2D77BE65" w14:textId="77777777" w:rsidR="00816090" w:rsidRDefault="00000000">
            <w:pPr>
              <w:spacing w:after="40" w:line="240" w:lineRule="auto"/>
            </w:pPr>
            <w:r>
              <w:rPr>
                <w:sz w:val="22"/>
              </w:rPr>
              <w:t>S3 — explanation-generation pipeline; interim supervisor review</w:t>
            </w:r>
          </w:p>
        </w:tc>
      </w:tr>
      <w:tr w:rsidR="00816090" w14:paraId="5F44A236" w14:textId="77777777">
        <w:tc>
          <w:tcPr>
            <w:tcW w:w="2160" w:type="dxa"/>
          </w:tcPr>
          <w:p w14:paraId="75E18563" w14:textId="77777777" w:rsidR="00816090" w:rsidRDefault="00000000">
            <w:pPr>
              <w:spacing w:after="40" w:line="240" w:lineRule="auto"/>
            </w:pPr>
            <w:r>
              <w:rPr>
                <w:sz w:val="22"/>
              </w:rPr>
              <w:t>January 2027</w:t>
            </w:r>
          </w:p>
        </w:tc>
        <w:tc>
          <w:tcPr>
            <w:tcW w:w="7200" w:type="dxa"/>
          </w:tcPr>
          <w:p w14:paraId="67C72E35" w14:textId="77777777" w:rsidR="00816090" w:rsidRDefault="00000000">
            <w:pPr>
              <w:spacing w:after="40" w:line="240" w:lineRule="auto"/>
            </w:pPr>
            <w:r>
              <w:rPr>
                <w:sz w:val="22"/>
              </w:rPr>
              <w:t>S4 — metric implementation and validation on synthetic controls</w:t>
            </w:r>
          </w:p>
        </w:tc>
      </w:tr>
      <w:tr w:rsidR="00816090" w14:paraId="6FE8FAB0" w14:textId="77777777">
        <w:tc>
          <w:tcPr>
            <w:tcW w:w="2160" w:type="dxa"/>
          </w:tcPr>
          <w:p w14:paraId="670FCE3A" w14:textId="77777777" w:rsidR="00816090" w:rsidRDefault="00000000">
            <w:pPr>
              <w:spacing w:after="40" w:line="240" w:lineRule="auto"/>
            </w:pPr>
            <w:r>
              <w:rPr>
                <w:sz w:val="22"/>
              </w:rPr>
              <w:t>February 2027</w:t>
            </w:r>
          </w:p>
        </w:tc>
        <w:tc>
          <w:tcPr>
            <w:tcW w:w="7200" w:type="dxa"/>
          </w:tcPr>
          <w:p w14:paraId="64677464" w14:textId="77777777" w:rsidR="00816090" w:rsidRDefault="00000000">
            <w:pPr>
              <w:spacing w:after="40" w:line="240" w:lineRule="auto"/>
            </w:pPr>
            <w:r>
              <w:rPr>
                <w:sz w:val="22"/>
              </w:rPr>
              <w:t>S5 — controlled imbalance experiment</w:t>
            </w:r>
          </w:p>
        </w:tc>
      </w:tr>
      <w:tr w:rsidR="00816090" w14:paraId="55B5C7BB" w14:textId="77777777">
        <w:tc>
          <w:tcPr>
            <w:tcW w:w="2160" w:type="dxa"/>
          </w:tcPr>
          <w:p w14:paraId="57E63463" w14:textId="77777777" w:rsidR="00816090" w:rsidRDefault="00000000">
            <w:pPr>
              <w:spacing w:after="40" w:line="240" w:lineRule="auto"/>
            </w:pPr>
            <w:r>
              <w:rPr>
                <w:sz w:val="22"/>
              </w:rPr>
              <w:t>March 2027</w:t>
            </w:r>
          </w:p>
        </w:tc>
        <w:tc>
          <w:tcPr>
            <w:tcW w:w="7200" w:type="dxa"/>
          </w:tcPr>
          <w:p w14:paraId="35749CF2" w14:textId="77777777" w:rsidR="00816090" w:rsidRDefault="00000000">
            <w:pPr>
              <w:spacing w:after="40" w:line="240" w:lineRule="auto"/>
            </w:pPr>
            <w:r>
              <w:rPr>
                <w:sz w:val="22"/>
              </w:rPr>
              <w:t>S6 — semantic actionability study and rubric rating</w:t>
            </w:r>
          </w:p>
        </w:tc>
      </w:tr>
      <w:tr w:rsidR="00816090" w14:paraId="055F7EE6" w14:textId="77777777">
        <w:tc>
          <w:tcPr>
            <w:tcW w:w="2160" w:type="dxa"/>
          </w:tcPr>
          <w:p w14:paraId="39BC2647" w14:textId="77777777" w:rsidR="00816090" w:rsidRDefault="00000000">
            <w:pPr>
              <w:spacing w:after="40" w:line="240" w:lineRule="auto"/>
            </w:pPr>
            <w:r>
              <w:rPr>
                <w:sz w:val="22"/>
              </w:rPr>
              <w:lastRenderedPageBreak/>
              <w:t>April 2027</w:t>
            </w:r>
          </w:p>
        </w:tc>
        <w:tc>
          <w:tcPr>
            <w:tcW w:w="7200" w:type="dxa"/>
          </w:tcPr>
          <w:p w14:paraId="0215475D" w14:textId="77777777" w:rsidR="00816090" w:rsidRDefault="00000000">
            <w:pPr>
              <w:spacing w:after="40" w:line="240" w:lineRule="auto"/>
            </w:pPr>
            <w:r>
              <w:rPr>
                <w:sz w:val="22"/>
              </w:rPr>
              <w:t>S7 — statistical analysis, error analysis, results chapters</w:t>
            </w:r>
          </w:p>
        </w:tc>
      </w:tr>
      <w:tr w:rsidR="00816090" w14:paraId="64076435" w14:textId="77777777">
        <w:tc>
          <w:tcPr>
            <w:tcW w:w="2160" w:type="dxa"/>
          </w:tcPr>
          <w:p w14:paraId="3B93F54E" w14:textId="77777777" w:rsidR="00816090" w:rsidRDefault="00000000">
            <w:pPr>
              <w:spacing w:after="40" w:line="240" w:lineRule="auto"/>
            </w:pPr>
            <w:r>
              <w:rPr>
                <w:sz w:val="22"/>
              </w:rPr>
              <w:t>May 2027</w:t>
            </w:r>
          </w:p>
        </w:tc>
        <w:tc>
          <w:tcPr>
            <w:tcW w:w="7200" w:type="dxa"/>
          </w:tcPr>
          <w:p w14:paraId="36368133" w14:textId="77777777" w:rsidR="00816090" w:rsidRDefault="00000000">
            <w:pPr>
              <w:spacing w:after="40" w:line="240" w:lineRule="auto"/>
            </w:pPr>
            <w:r>
              <w:rPr>
                <w:sz w:val="22"/>
              </w:rPr>
              <w:t>Full draft, revision following supervisor feedback</w:t>
            </w:r>
          </w:p>
        </w:tc>
      </w:tr>
      <w:tr w:rsidR="00816090" w14:paraId="455A6C5D" w14:textId="77777777">
        <w:tc>
          <w:tcPr>
            <w:tcW w:w="2160" w:type="dxa"/>
          </w:tcPr>
          <w:p w14:paraId="0A9C2790" w14:textId="77777777" w:rsidR="00816090" w:rsidRDefault="00000000">
            <w:pPr>
              <w:spacing w:after="40" w:line="240" w:lineRule="auto"/>
            </w:pPr>
            <w:r>
              <w:rPr>
                <w:sz w:val="22"/>
              </w:rPr>
              <w:t>June 2027</w:t>
            </w:r>
          </w:p>
        </w:tc>
        <w:tc>
          <w:tcPr>
            <w:tcW w:w="7200" w:type="dxa"/>
          </w:tcPr>
          <w:p w14:paraId="23A67EC7" w14:textId="77777777" w:rsidR="00816090" w:rsidRDefault="00000000">
            <w:pPr>
              <w:spacing w:after="40" w:line="240" w:lineRule="auto"/>
            </w:pPr>
            <w:r>
              <w:rPr>
                <w:sz w:val="22"/>
              </w:rPr>
              <w:t>Final submission and defence</w:t>
            </w:r>
          </w:p>
        </w:tc>
      </w:tr>
    </w:tbl>
    <w:p w14:paraId="38FBFDFB" w14:textId="77777777" w:rsidR="00816090" w:rsidRDefault="00816090"/>
    <w:p w14:paraId="364B69FD" w14:textId="77777777" w:rsidR="00816090" w:rsidRDefault="00000000">
      <w:pPr>
        <w:pStyle w:val="Heading2"/>
      </w:pPr>
      <w:r>
        <w:t>4.3 Limitations</w:t>
      </w:r>
    </w:p>
    <w:p w14:paraId="062DE6A8" w14:textId="00467223" w:rsidR="00816090" w:rsidDel="00681279" w:rsidRDefault="00681279">
      <w:pPr>
        <w:pStyle w:val="Heading2"/>
        <w:rPr>
          <w:del w:id="77" w:author="Namig Planov" w:date="2026-10-10T19:40:00Z" w16du:dateUtc="2026-10-10T23:40:00Z"/>
        </w:rPr>
      </w:pPr>
      <w:ins w:id="78" w:author="Namig Planov" w:date="2026-10-10T19:40:00Z">
        <w:r w:rsidRPr="00681279">
          <w:t>The major restriction is intentional and needs to be clearly expressed. The review revealed that the most compelling missing evidence is whether explanations help in the process of recruitment of professional fraud analysts, which is not a possibility in a master's project. This study thus gauges proxy properties — fidelity, stability, agreement and rubric-scored actionability. These are sufficient conditions for being useful but not necessary. That is, if an explanation is unfaithful or unstable it can't be useful, but an explanation that is faithful and stable can be useful, but it is not necessarily so. The results do not just resolve the field's claims, they limit them. Other constraints are next from the data. The ULB dataset spans two days in 2013 and will not be representative of fraud today; IEEE-CIS is only for e-commerce. Both are not live production streams and results about any temporal drift are based on a sample. This work focuses on the use of explainers after the fact by reference to opaque models, and only appears as a comparison point in the form of inherently interpretable alternatives (Rudin, 2019). Lastly, KernelSHAP is computationally intensive, and model-agnostic analyses will take advantage of sampled instances of which confidence intervals have been reported, rather than computing exhaustively.</w:t>
        </w:r>
      </w:ins>
      <w:del w:id="79" w:author="Namig Planov" w:date="2026-10-10T19:40:00Z" w16du:dateUtc="2026-10-10T23:40:00Z">
        <w:r w:rsidR="00000000" w:rsidDel="00681279">
          <w:delText xml:space="preserve">The most significant limitation is deliberate and should be stated plainly. The review found that the strongest missing evidence concerns whether explanations help </w:delText>
        </w:r>
        <w:r w:rsidR="00000000" w:rsidDel="00681279">
          <w:rPr>
            <w:b/>
          </w:rPr>
          <w:delText>professional fraud analysts</w:delText>
        </w:r>
        <w:r w:rsidR="00000000" w:rsidDel="00681279">
          <w:delText xml:space="preserve">, yet recruiting such analysts is not feasible within a master's project. This study therefore measures proxy properties — fidelity, stability, agreement and rubric-scored actionability. These are </w:delText>
        </w:r>
        <w:r w:rsidR="00000000" w:rsidDel="00681279">
          <w:rPr>
            <w:i/>
          </w:rPr>
          <w:delText>necessary but not sufficient</w:delText>
        </w:r>
        <w:r w:rsidR="00000000" w:rsidDel="00681279">
          <w:delText xml:space="preserve"> conditions for a useful explanation: an explanation that is unfaithful or unstable cannot be useful, but one that is faithful and stable is not thereby proven useful. The findings constrain the field's claims rather than settling them.</w:delText>
        </w:r>
      </w:del>
    </w:p>
    <w:p w14:paraId="5B6E65EE" w14:textId="77777777" w:rsidR="00681279" w:rsidRPr="00681279" w:rsidRDefault="00681279" w:rsidP="00681279">
      <w:pPr>
        <w:rPr>
          <w:ins w:id="80" w:author="Namig Planov" w:date="2026-10-10T19:40:00Z" w16du:dateUtc="2026-10-10T23:40:00Z"/>
        </w:rPr>
      </w:pPr>
    </w:p>
    <w:p w14:paraId="29F6630B" w14:textId="39620429" w:rsidR="00816090" w:rsidDel="00681279" w:rsidRDefault="00000000">
      <w:pPr>
        <w:rPr>
          <w:del w:id="81" w:author="Namig Planov" w:date="2026-10-10T19:40:00Z" w16du:dateUtc="2026-10-10T23:40:00Z"/>
        </w:rPr>
      </w:pPr>
      <w:del w:id="82" w:author="Namig Planov" w:date="2026-10-10T19:40:00Z" w16du:dateUtc="2026-10-10T23:40:00Z">
        <w:r w:rsidDel="00681279">
          <w:delText>Further limitations follow from the data. The ULB dataset covers two days in 2013 and is not representative of current fraud; IEEE-CIS is specific to e-commerce. Neither is a live production stream, so results concerning temporal drift are indicative only. The study examines post-hoc explainers applied to opaque models; inherently interpretable alternatives (Rudin, 2019) enter only as a comparison point. Finally, KernelSHAP is computationally expensive, so model-agnostic analyses will use sampled instances with reported confidence intervals rather than exhaustive computation.</w:delText>
        </w:r>
      </w:del>
    </w:p>
    <w:p w14:paraId="6C4276AF" w14:textId="77777777" w:rsidR="00816090" w:rsidRDefault="00000000">
      <w:pPr>
        <w:pStyle w:val="Heading2"/>
      </w:pPr>
      <w:r>
        <w:t>4.4 Ethical considerations</w:t>
      </w:r>
    </w:p>
    <w:p w14:paraId="4CD001AC" w14:textId="39D87504" w:rsidR="00816090" w:rsidDel="00681279" w:rsidRDefault="00681279">
      <w:pPr>
        <w:rPr>
          <w:del w:id="83" w:author="Namig Planov" w:date="2026-10-10T19:40:00Z" w16du:dateUtc="2026-10-10T23:40:00Z"/>
        </w:rPr>
      </w:pPr>
      <w:ins w:id="84" w:author="Namig Planov" w:date="2026-10-10T19:40:00Z">
        <w:r w:rsidRPr="00681279">
          <w:t xml:space="preserve">No human subjects will be solicited nor be collected any personal information. The datasets will be sourced public, de-identified at source (ULB via PCA transformation, IEEE-CIS via anonymisation by data provider) and neither will there be any attempt at re-identification. The ULB data is distributed under the Open Database License with its data distributed under the Database Contents License, and the IEEE-CIS data will be distributed under the terms of the Kaggle competition, without redistribution of data. For Objective 4, the rubric-based assessment is not human subjects research since it is conducted with machine-generated explanations instead of human subjects, but ADA University will consult its ethics guidance and formal approval will be requested if deemed necessary by the institution. A single use consideration applies. It is information about resampling distorting explanations or about the fragility of explanations under perturbations that in principle can help an adversary to evade detection. The reporting will thus </w:t>
        </w:r>
        <w:r w:rsidRPr="00681279">
          <w:lastRenderedPageBreak/>
          <w:t>focus on measurement and mitigation, as opposed to exploitation, as suggested by Slack et al. (2020). Finally, the issue of releasing code and seeds is explored not only as a methodological necessity, but also as an ethical imperative, because the argument of the review lies with claims that are hard to verify</w:t>
        </w:r>
      </w:ins>
      <w:del w:id="85" w:author="Namig Planov" w:date="2026-10-10T19:40:00Z" w16du:dateUtc="2026-10-10T23:40:00Z">
        <w:r w:rsidR="00000000" w:rsidDel="00681279">
          <w:delText>No human participants will be recruited and no personal data will be collected. Both datasets are public and already de-identified at source — ULB through PCA transformation, IEEE-CIS through anonymisation by the data provider — and no attempt at re-identification will be made. Licence terms will be observed: the ULB data is distributed under the Open Database License with its contents under the Database Contents License, and the IEEE-CIS data under the terms of the Kaggle competition; neither will be redistributed.</w:delText>
        </w:r>
      </w:del>
    </w:p>
    <w:p w14:paraId="62DD051D" w14:textId="045234BA" w:rsidR="00816090" w:rsidDel="00681279" w:rsidRDefault="00000000">
      <w:pPr>
        <w:rPr>
          <w:del w:id="86" w:author="Namig Planov" w:date="2026-10-10T19:40:00Z" w16du:dateUtc="2026-10-10T23:40:00Z"/>
        </w:rPr>
      </w:pPr>
      <w:del w:id="87" w:author="Namig Planov" w:date="2026-10-10T19:40:00Z" w16du:dateUtc="2026-10-10T23:40:00Z">
        <w:r w:rsidDel="00681279">
          <w:delText>The rubric-based assessment in Objective 4 involves the author and one additional rater evaluating machine-generated explanations rather than human subjects, so it does not constitute human-subjects research; ADA University's ethics guidance will nonetheless be consulted and formal approval sought if the institution deems it necessary.</w:delText>
        </w:r>
      </w:del>
    </w:p>
    <w:p w14:paraId="541A1D60" w14:textId="5EA6E360" w:rsidR="00816090" w:rsidRDefault="00000000">
      <w:del w:id="88" w:author="Namig Planov" w:date="2026-10-10T19:40:00Z" w16du:dateUtc="2026-10-10T23:40:00Z">
        <w:r w:rsidDel="00681279">
          <w:delText>One dual-use consideration applies. Demonstrating that resampling distorts explanations, or that explainers are unstable under perturbation, is information that could in principle assist an adversary seeking to evade detection. Reporting will therefore emphasise measurement and mitigation rather than exploitation, consistent with the responsible framing adopted by Slack et al. (2020). Finally, releasing code and seeds is treated here as an ethical obligation as much as a methodological one, given that the review's central criticism is of claims that cannot be checked</w:delText>
        </w:r>
      </w:del>
      <w:r>
        <w:t>.</w:t>
      </w:r>
    </w:p>
    <w:p w14:paraId="08E5BEAD" w14:textId="573A40E9" w:rsidR="00816090" w:rsidDel="00681279" w:rsidRDefault="00000000">
      <w:pPr>
        <w:rPr>
          <w:del w:id="89" w:author="Namig Planov" w:date="2026-10-10T19:41:00Z" w16du:dateUtc="2026-10-10T23:41:00Z"/>
        </w:rPr>
      </w:pPr>
      <w:del w:id="90" w:author="Namig Planov" w:date="2026-10-10T19:41:00Z" w16du:dateUtc="2026-10-10T23:41:00Z">
        <w:r w:rsidDel="00681279">
          <w:rPr>
            <w:b/>
          </w:rPr>
          <w:delText>Word count (Sections 1–4, excluding headings, references and this line): 1,920 words.</w:delText>
        </w:r>
      </w:del>
    </w:p>
    <w:p w14:paraId="70D09B4E" w14:textId="77777777" w:rsidR="00816090" w:rsidRDefault="00000000">
      <w:pPr>
        <w:pStyle w:val="Heading1"/>
        <w:jc w:val="center"/>
      </w:pPr>
      <w:r>
        <w:t>References</w:t>
      </w:r>
    </w:p>
    <w:p w14:paraId="0DE302D7" w14:textId="77777777" w:rsidR="00816090" w:rsidRDefault="00000000">
      <w:r>
        <w:t xml:space="preserve">Jesus, S., Belém, C., Balayan, V., Bento, J., Saleiro, P., Bizarro, P., &amp; Gama, J. (2021). How can I choose an explainer? An application-grounded evaluation of post-hoc explanations. </w:t>
      </w:r>
      <w:r>
        <w:rPr>
          <w:i/>
        </w:rPr>
        <w:t>Proceedings of FAccT 2021</w:t>
      </w:r>
      <w:r>
        <w:t>, 805–815.</w:t>
      </w:r>
    </w:p>
    <w:p w14:paraId="58F09D30" w14:textId="77777777" w:rsidR="00816090" w:rsidRDefault="00000000">
      <w:r>
        <w:t xml:space="preserve">Rudin, C. (2019). Stop explaining black box machine learning models for high stakes decisions and use interpretable models instead. </w:t>
      </w:r>
      <w:r>
        <w:rPr>
          <w:i/>
        </w:rPr>
        <w:t>Nature Machine Intelligence</w:t>
      </w:r>
      <w:r>
        <w:t>, 1, 206–215.</w:t>
      </w:r>
    </w:p>
    <w:p w14:paraId="21CB254A" w14:textId="77777777" w:rsidR="00816090" w:rsidRDefault="00000000">
      <w:r>
        <w:t xml:space="preserve">Slack, D., Hilgard, S., Jia, E., Singh, S., &amp; Lakkaraju, H. (2020). Fooling LIME and SHAP: Adversarial attacks on post hoc explanation methods. </w:t>
      </w:r>
      <w:r>
        <w:rPr>
          <w:i/>
        </w:rPr>
        <w:t>Proceedings of AIES 2020</w:t>
      </w:r>
      <w:r>
        <w:t>, 180–186.</w:t>
      </w:r>
    </w:p>
    <w:p w14:paraId="09623C1D" w14:textId="77777777" w:rsidR="00816090" w:rsidRDefault="00000000">
      <w:r>
        <w:t xml:space="preserve">Weerts, H. J. P., van Ipenburg, W., &amp; Pechenizkiy, M. (2019). A human-grounded evaluation of SHAP for alert processing. </w:t>
      </w:r>
      <w:r>
        <w:rPr>
          <w:i/>
        </w:rPr>
        <w:t>arXiv:1907.03324</w:t>
      </w:r>
      <w:r>
        <w:t>.</w:t>
      </w:r>
    </w:p>
    <w:sectPr w:rsidR="00816090" w:rsidSect="009032D7">
      <w:headerReference w:type="even" r:id="rId7"/>
      <w:headerReference w:type="default" r:id="rId8"/>
      <w:footerReference w:type="even" r:id="rId9"/>
      <w:footerReference w:type="default" r:id="rId10"/>
      <w:headerReference w:type="first" r:id="rId11"/>
      <w:footerReference w:type="first" r:id="rId12"/>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E479452" w14:textId="77777777" w:rsidR="00EC10DF" w:rsidRDefault="00EC10DF" w:rsidP="009032D7">
      <w:pPr>
        <w:spacing w:after="0" w:line="240" w:lineRule="auto"/>
      </w:pPr>
      <w:r>
        <w:separator/>
      </w:r>
    </w:p>
  </w:endnote>
  <w:endnote w:type="continuationSeparator" w:id="0">
    <w:p w14:paraId="67C20ABD" w14:textId="77777777" w:rsidR="00EC10DF" w:rsidRDefault="00EC10DF" w:rsidP="009032D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6CC49F" w14:textId="77777777" w:rsidR="009032D7" w:rsidRDefault="009032D7" w:rsidP="00A92E28">
    <w:pPr>
      <w:pStyle w:val="Footer"/>
      <w:framePr w:wrap="around" w:vAnchor="text" w:hAnchor="margin" w:xAlign="outside"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p w14:paraId="3CBFEFB0" w14:textId="77777777" w:rsidR="009032D7" w:rsidRDefault="009032D7" w:rsidP="009032D7">
    <w:pPr>
      <w:pStyle w:val="Footer"/>
      <w:ind w:right="360" w:firstLine="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A7243D" w14:textId="77777777" w:rsidR="009032D7" w:rsidRDefault="009032D7" w:rsidP="00A92E28">
    <w:pPr>
      <w:pStyle w:val="Footer"/>
      <w:framePr w:wrap="around" w:vAnchor="text" w:hAnchor="margin" w:xAlign="outside"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p w14:paraId="0425D9BB" w14:textId="77777777" w:rsidR="009032D7" w:rsidRDefault="009032D7" w:rsidP="009032D7">
    <w:pPr>
      <w:pStyle w:val="Footer"/>
      <w:ind w:right="360" w:firstLine="360"/>
      <w:jc w:val="cen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243024" w14:textId="77777777" w:rsidR="009032D7" w:rsidRDefault="009032D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973362F" w14:textId="77777777" w:rsidR="00EC10DF" w:rsidRDefault="00EC10DF" w:rsidP="009032D7">
      <w:pPr>
        <w:spacing w:after="0" w:line="240" w:lineRule="auto"/>
      </w:pPr>
      <w:r>
        <w:separator/>
      </w:r>
    </w:p>
  </w:footnote>
  <w:footnote w:type="continuationSeparator" w:id="0">
    <w:p w14:paraId="1C413DFA" w14:textId="77777777" w:rsidR="00EC10DF" w:rsidRDefault="00EC10DF" w:rsidP="009032D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FF28D3" w14:textId="77777777" w:rsidR="009032D7" w:rsidRDefault="009032D7">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1EF6B2" w14:textId="77777777" w:rsidR="009032D7" w:rsidRDefault="009032D7">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72167C" w14:textId="77777777" w:rsidR="009032D7" w:rsidRDefault="009032D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EA56036"/>
    <w:multiLevelType w:val="singleLevel"/>
    <w:tmpl w:val="0409000F"/>
    <w:lvl w:ilvl="0">
      <w:start w:val="1"/>
      <w:numFmt w:val="decimal"/>
      <w:lvlText w:val="%1."/>
      <w:lvlJc w:val="left"/>
      <w:pPr>
        <w:ind w:left="720" w:hanging="360"/>
      </w:pPr>
    </w:lvl>
  </w:abstractNum>
  <w:abstractNum w:abstractNumId="1" w15:restartNumberingAfterBreak="0">
    <w:nsid w:val="6EE52850"/>
    <w:multiLevelType w:val="hybridMultilevel"/>
    <w:tmpl w:val="21041B68"/>
    <w:lvl w:ilvl="0" w:tplc="88B4C15A">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878005519">
    <w:abstractNumId w:val="0"/>
  </w:num>
  <w:num w:numId="2" w16cid:durableId="1094473481">
    <w:abstractNumId w:val="1"/>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Namig Planov">
    <w15:presenceInfo w15:providerId="AD" w15:userId="S::nplanov24625@ada.edu.az::efcb4d84-847b-4b28-aaed-9ef738eac7c8"/>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trackRevision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032D7"/>
    <w:rsid w:val="00013C86"/>
    <w:rsid w:val="00103D8B"/>
    <w:rsid w:val="002C358F"/>
    <w:rsid w:val="00324A56"/>
    <w:rsid w:val="004F4967"/>
    <w:rsid w:val="00517BF6"/>
    <w:rsid w:val="00525B6F"/>
    <w:rsid w:val="005F63CA"/>
    <w:rsid w:val="00681279"/>
    <w:rsid w:val="00733100"/>
    <w:rsid w:val="00775625"/>
    <w:rsid w:val="00816090"/>
    <w:rsid w:val="008308B2"/>
    <w:rsid w:val="0084081B"/>
    <w:rsid w:val="00856AB9"/>
    <w:rsid w:val="009032D7"/>
    <w:rsid w:val="00A465C3"/>
    <w:rsid w:val="00B05854"/>
    <w:rsid w:val="00B52BC5"/>
    <w:rsid w:val="00BB0EC0"/>
    <w:rsid w:val="00C4568F"/>
    <w:rsid w:val="00D23C1F"/>
    <w:rsid w:val="00E30A58"/>
    <w:rsid w:val="00E95C35"/>
    <w:rsid w:val="00EC10DF"/>
    <w:rsid w:val="00FA2DB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CAA474C"/>
  <w15:chartTrackingRefBased/>
  <w15:docId w15:val="{49867992-F943-4D35-B78B-36C0216EAA5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20" w:line="360" w:lineRule="auto"/>
    </w:pPr>
    <w:rPr>
      <w:rFonts w:ascii="Times New Roman" w:hAnsi="Times New Roman" w:cs="Times New Roman"/>
    </w:rPr>
  </w:style>
  <w:style w:type="paragraph" w:styleId="Heading1">
    <w:name w:val="heading 1"/>
    <w:basedOn w:val="Normal"/>
    <w:next w:val="Normal"/>
    <w:link w:val="Heading1Char"/>
    <w:uiPriority w:val="9"/>
    <w:qFormat/>
    <w:rsid w:val="009032D7"/>
    <w:pPr>
      <w:keepNext/>
      <w:keepLines/>
      <w:spacing w:before="360" w:after="80"/>
      <w:outlineLvl w:val="0"/>
    </w:pPr>
    <w:rPr>
      <w:rFonts w:eastAsiaTheme="majorEastAsia"/>
      <w:color w:val="000000"/>
      <w:sz w:val="28"/>
      <w:szCs w:val="40"/>
    </w:rPr>
  </w:style>
  <w:style w:type="paragraph" w:styleId="Heading2">
    <w:name w:val="heading 2"/>
    <w:basedOn w:val="Normal"/>
    <w:next w:val="Normal"/>
    <w:link w:val="Heading2Char"/>
    <w:uiPriority w:val="9"/>
    <w:unhideWhenUsed/>
    <w:qFormat/>
    <w:rsid w:val="009032D7"/>
    <w:pPr>
      <w:keepNext/>
      <w:keepLines/>
      <w:spacing w:before="160" w:after="80"/>
      <w:outlineLvl w:val="1"/>
    </w:pPr>
    <w:rPr>
      <w:rFonts w:eastAsiaTheme="majorEastAsia"/>
      <w:color w:val="000000"/>
      <w:sz w:val="25"/>
      <w:szCs w:val="32"/>
    </w:rPr>
  </w:style>
  <w:style w:type="paragraph" w:styleId="Heading3">
    <w:name w:val="heading 3"/>
    <w:basedOn w:val="Normal"/>
    <w:next w:val="Normal"/>
    <w:link w:val="Heading3Char"/>
    <w:uiPriority w:val="9"/>
    <w:semiHidden/>
    <w:unhideWhenUsed/>
    <w:qFormat/>
    <w:rsid w:val="009032D7"/>
    <w:pPr>
      <w:keepNext/>
      <w:keepLines/>
      <w:spacing w:before="160" w:after="80"/>
      <w:outlineLvl w:val="2"/>
    </w:pPr>
    <w:rPr>
      <w:rFonts w:eastAsiaTheme="majorEastAsia"/>
      <w:color w:val="000000"/>
      <w:sz w:val="28"/>
      <w:szCs w:val="28"/>
    </w:rPr>
  </w:style>
  <w:style w:type="paragraph" w:styleId="Heading4">
    <w:name w:val="heading 4"/>
    <w:basedOn w:val="Normal"/>
    <w:next w:val="Normal"/>
    <w:link w:val="Heading4Char"/>
    <w:uiPriority w:val="9"/>
    <w:semiHidden/>
    <w:unhideWhenUsed/>
    <w:qFormat/>
    <w:rsid w:val="009032D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032D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032D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032D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032D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032D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032D7"/>
    <w:rPr>
      <w:rFonts w:ascii="Times New Roman" w:eastAsiaTheme="majorEastAsia" w:hAnsi="Times New Roman" w:cs="Times New Roman"/>
      <w:color w:val="000000"/>
      <w:sz w:val="28"/>
      <w:szCs w:val="40"/>
    </w:rPr>
  </w:style>
  <w:style w:type="character" w:customStyle="1" w:styleId="Heading2Char">
    <w:name w:val="Heading 2 Char"/>
    <w:basedOn w:val="DefaultParagraphFont"/>
    <w:link w:val="Heading2"/>
    <w:uiPriority w:val="9"/>
    <w:rsid w:val="009032D7"/>
    <w:rPr>
      <w:rFonts w:ascii="Times New Roman" w:eastAsiaTheme="majorEastAsia" w:hAnsi="Times New Roman" w:cs="Times New Roman"/>
      <w:color w:val="000000"/>
      <w:sz w:val="25"/>
      <w:szCs w:val="32"/>
    </w:rPr>
  </w:style>
  <w:style w:type="character" w:customStyle="1" w:styleId="Heading3Char">
    <w:name w:val="Heading 3 Char"/>
    <w:basedOn w:val="DefaultParagraphFont"/>
    <w:link w:val="Heading3"/>
    <w:uiPriority w:val="9"/>
    <w:semiHidden/>
    <w:rsid w:val="009032D7"/>
    <w:rPr>
      <w:rFonts w:ascii="Times New Roman" w:eastAsiaTheme="majorEastAsia" w:hAnsi="Times New Roman" w:cs="Times New Roman"/>
      <w:color w:val="000000"/>
      <w:sz w:val="28"/>
      <w:szCs w:val="28"/>
    </w:rPr>
  </w:style>
  <w:style w:type="character" w:customStyle="1" w:styleId="Heading4Char">
    <w:name w:val="Heading 4 Char"/>
    <w:basedOn w:val="DefaultParagraphFont"/>
    <w:link w:val="Heading4"/>
    <w:uiPriority w:val="9"/>
    <w:semiHidden/>
    <w:rsid w:val="009032D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032D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032D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032D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032D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032D7"/>
    <w:rPr>
      <w:rFonts w:eastAsiaTheme="majorEastAsia" w:cstheme="majorBidi"/>
      <w:color w:val="272727" w:themeColor="text1" w:themeTint="D8"/>
    </w:rPr>
  </w:style>
  <w:style w:type="paragraph" w:styleId="Title">
    <w:name w:val="Title"/>
    <w:basedOn w:val="Normal"/>
    <w:next w:val="Normal"/>
    <w:link w:val="TitleChar"/>
    <w:uiPriority w:val="10"/>
    <w:qFormat/>
    <w:rsid w:val="009032D7"/>
    <w:pPr>
      <w:spacing w:after="80" w:line="240" w:lineRule="auto"/>
      <w:contextualSpacing/>
    </w:pPr>
    <w:rPr>
      <w:rFonts w:eastAsiaTheme="majorEastAsia"/>
      <w:color w:val="000000"/>
      <w:spacing w:val="-10"/>
      <w:kern w:val="28"/>
      <w:sz w:val="32"/>
      <w:szCs w:val="56"/>
    </w:rPr>
  </w:style>
  <w:style w:type="character" w:customStyle="1" w:styleId="TitleChar">
    <w:name w:val="Title Char"/>
    <w:basedOn w:val="DefaultParagraphFont"/>
    <w:link w:val="Title"/>
    <w:uiPriority w:val="10"/>
    <w:rsid w:val="009032D7"/>
    <w:rPr>
      <w:rFonts w:ascii="Times New Roman" w:eastAsiaTheme="majorEastAsia" w:hAnsi="Times New Roman" w:cs="Times New Roman"/>
      <w:color w:val="000000"/>
      <w:spacing w:val="-10"/>
      <w:kern w:val="28"/>
      <w:sz w:val="32"/>
      <w:szCs w:val="56"/>
    </w:rPr>
  </w:style>
  <w:style w:type="paragraph" w:styleId="Subtitle">
    <w:name w:val="Subtitle"/>
    <w:basedOn w:val="Normal"/>
    <w:next w:val="Normal"/>
    <w:link w:val="SubtitleChar"/>
    <w:uiPriority w:val="11"/>
    <w:qFormat/>
    <w:rsid w:val="009032D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032D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032D7"/>
    <w:pPr>
      <w:spacing w:before="160"/>
      <w:jc w:val="center"/>
    </w:pPr>
    <w:rPr>
      <w:i/>
      <w:iCs/>
      <w:color w:val="404040" w:themeColor="text1" w:themeTint="BF"/>
    </w:rPr>
  </w:style>
  <w:style w:type="character" w:customStyle="1" w:styleId="QuoteChar">
    <w:name w:val="Quote Char"/>
    <w:basedOn w:val="DefaultParagraphFont"/>
    <w:link w:val="Quote"/>
    <w:uiPriority w:val="29"/>
    <w:rsid w:val="009032D7"/>
    <w:rPr>
      <w:i/>
      <w:iCs/>
      <w:color w:val="404040" w:themeColor="text1" w:themeTint="BF"/>
    </w:rPr>
  </w:style>
  <w:style w:type="paragraph" w:styleId="ListParagraph">
    <w:name w:val="List Paragraph"/>
    <w:basedOn w:val="Normal"/>
    <w:uiPriority w:val="34"/>
    <w:qFormat/>
    <w:rsid w:val="009032D7"/>
    <w:pPr>
      <w:ind w:left="720"/>
      <w:contextualSpacing/>
    </w:pPr>
  </w:style>
  <w:style w:type="character" w:styleId="IntenseEmphasis">
    <w:name w:val="Intense Emphasis"/>
    <w:basedOn w:val="DefaultParagraphFont"/>
    <w:uiPriority w:val="21"/>
    <w:qFormat/>
    <w:rsid w:val="009032D7"/>
    <w:rPr>
      <w:i/>
      <w:iCs/>
      <w:color w:val="0F4761" w:themeColor="accent1" w:themeShade="BF"/>
    </w:rPr>
  </w:style>
  <w:style w:type="paragraph" w:styleId="IntenseQuote">
    <w:name w:val="Intense Quote"/>
    <w:basedOn w:val="Normal"/>
    <w:next w:val="Normal"/>
    <w:link w:val="IntenseQuoteChar"/>
    <w:uiPriority w:val="30"/>
    <w:qFormat/>
    <w:rsid w:val="009032D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032D7"/>
    <w:rPr>
      <w:i/>
      <w:iCs/>
      <w:color w:val="0F4761" w:themeColor="accent1" w:themeShade="BF"/>
    </w:rPr>
  </w:style>
  <w:style w:type="character" w:styleId="IntenseReference">
    <w:name w:val="Intense Reference"/>
    <w:basedOn w:val="DefaultParagraphFont"/>
    <w:uiPriority w:val="32"/>
    <w:qFormat/>
    <w:rsid w:val="009032D7"/>
    <w:rPr>
      <w:b/>
      <w:bCs/>
      <w:smallCaps/>
      <w:color w:val="0F4761" w:themeColor="accent1" w:themeShade="BF"/>
      <w:spacing w:val="5"/>
    </w:rPr>
  </w:style>
  <w:style w:type="paragraph" w:styleId="Header">
    <w:name w:val="header"/>
    <w:basedOn w:val="Normal"/>
    <w:link w:val="HeaderChar"/>
    <w:uiPriority w:val="99"/>
    <w:unhideWhenUsed/>
    <w:rsid w:val="009032D7"/>
    <w:pPr>
      <w:tabs>
        <w:tab w:val="center" w:pos="4680"/>
        <w:tab w:val="right" w:pos="9360"/>
      </w:tabs>
      <w:spacing w:after="0" w:line="240" w:lineRule="auto"/>
    </w:pPr>
  </w:style>
  <w:style w:type="character" w:customStyle="1" w:styleId="HeaderChar">
    <w:name w:val="Header Char"/>
    <w:basedOn w:val="DefaultParagraphFont"/>
    <w:link w:val="Header"/>
    <w:uiPriority w:val="99"/>
    <w:rsid w:val="009032D7"/>
    <w:rPr>
      <w:rFonts w:ascii="Times New Roman" w:hAnsi="Times New Roman" w:cs="Times New Roman"/>
    </w:rPr>
  </w:style>
  <w:style w:type="paragraph" w:styleId="Footer">
    <w:name w:val="footer"/>
    <w:basedOn w:val="Normal"/>
    <w:link w:val="FooterChar"/>
    <w:uiPriority w:val="99"/>
    <w:unhideWhenUsed/>
    <w:rsid w:val="009032D7"/>
    <w:pPr>
      <w:tabs>
        <w:tab w:val="center" w:pos="4680"/>
        <w:tab w:val="right" w:pos="9360"/>
      </w:tabs>
      <w:spacing w:after="0" w:line="240" w:lineRule="auto"/>
    </w:pPr>
  </w:style>
  <w:style w:type="character" w:customStyle="1" w:styleId="FooterChar">
    <w:name w:val="Footer Char"/>
    <w:basedOn w:val="DefaultParagraphFont"/>
    <w:link w:val="Footer"/>
    <w:uiPriority w:val="99"/>
    <w:rsid w:val="009032D7"/>
    <w:rPr>
      <w:rFonts w:ascii="Times New Roman" w:hAnsi="Times New Roman" w:cs="Times New Roman"/>
    </w:rPr>
  </w:style>
  <w:style w:type="character" w:styleId="PageNumber">
    <w:name w:val="page number"/>
    <w:basedOn w:val="DefaultParagraphFont"/>
    <w:uiPriority w:val="99"/>
    <w:semiHidden/>
    <w:unhideWhenUsed/>
    <w:rsid w:val="009032D7"/>
  </w:style>
  <w:style w:type="paragraph" w:styleId="Revision">
    <w:name w:val="Revision"/>
    <w:hidden/>
    <w:uiPriority w:val="99"/>
    <w:semiHidden/>
    <w:rsid w:val="00775625"/>
    <w:pPr>
      <w:spacing w:after="0" w:line="240" w:lineRule="auto"/>
    </w:pPr>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microsoft.com/office/2011/relationships/people" Target="peop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760</TotalTime>
  <Pages>8</Pages>
  <Words>4182</Words>
  <Characters>23842</Characters>
  <Application>Microsoft Office Word</Application>
  <DocSecurity>0</DocSecurity>
  <Lines>198</Lines>
  <Paragraphs>55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27969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Namig Planov</dc:creator>
  <cp:keywords/>
  <dc:description/>
  <cp:lastModifiedBy>Namig Planov</cp:lastModifiedBy>
  <cp:revision>10</cp:revision>
  <cp:lastPrinted>2026-09-20T06:12:00Z</cp:lastPrinted>
  <dcterms:created xsi:type="dcterms:W3CDTF">2026-09-20T06:12:00Z</dcterms:created>
  <dcterms:modified xsi:type="dcterms:W3CDTF">2026-10-10T23:41:00Z</dcterms:modified>
</cp:coreProperties>
</file>